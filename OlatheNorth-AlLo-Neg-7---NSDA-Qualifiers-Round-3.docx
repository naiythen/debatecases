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ACB58" w14:textId="6EC7C953" w:rsidR="00A9291C" w:rsidRDefault="00A9291C" w:rsidP="00A929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Pr>
          <w:rFonts w:eastAsia="Times New Roman" w:cs="Times New Roman"/>
          <w:b/>
          <w:sz w:val="52"/>
          <w:szCs w:val="32"/>
        </w:rPr>
        <w:t>1NC</w:t>
      </w:r>
    </w:p>
    <w:p w14:paraId="5182E0A9" w14:textId="6B5E06E1" w:rsidR="00A9291C" w:rsidRPr="00A9291C" w:rsidRDefault="00A9291C" w:rsidP="00A929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A9291C">
        <w:rPr>
          <w:rFonts w:eastAsia="Times New Roman" w:cs="Times New Roman"/>
          <w:b/>
          <w:sz w:val="52"/>
          <w:szCs w:val="32"/>
        </w:rPr>
        <w:t>OFF-CASE</w:t>
      </w:r>
    </w:p>
    <w:p w14:paraId="24F1A1D7" w14:textId="77777777" w:rsidR="00A9291C" w:rsidRPr="00A9291C" w:rsidRDefault="00A9291C" w:rsidP="00A9291C">
      <w:pPr>
        <w:keepNext/>
        <w:keepLines/>
        <w:pageBreakBefore/>
        <w:spacing w:before="40"/>
        <w:jc w:val="center"/>
        <w:outlineLvl w:val="2"/>
        <w:rPr>
          <w:rFonts w:eastAsia="Times New Roman"/>
          <w:b/>
          <w:sz w:val="32"/>
          <w:u w:val="single"/>
        </w:rPr>
      </w:pPr>
      <w:r w:rsidRPr="00A9291C">
        <w:rPr>
          <w:rFonts w:eastAsia="Times New Roman"/>
          <w:b/>
          <w:sz w:val="32"/>
          <w:u w:val="single"/>
        </w:rPr>
        <w:t>1NC---OFF</w:t>
      </w:r>
    </w:p>
    <w:p w14:paraId="64DA84E7" w14:textId="77777777" w:rsidR="00A9291C" w:rsidRPr="00A9291C" w:rsidRDefault="00A9291C" w:rsidP="00A9291C">
      <w:pPr>
        <w:rPr>
          <w:rFonts w:eastAsia="Calibri"/>
        </w:rPr>
      </w:pPr>
      <w:r w:rsidRPr="00A9291C">
        <w:rPr>
          <w:rFonts w:eastAsia="Calibri"/>
        </w:rPr>
        <w:t>T-Development</w:t>
      </w:r>
    </w:p>
    <w:p w14:paraId="2E297CEB" w14:textId="77777777" w:rsidR="00A9291C" w:rsidRPr="00A9291C" w:rsidRDefault="00A9291C" w:rsidP="00A9291C">
      <w:pPr>
        <w:keepNext/>
        <w:keepLines/>
        <w:spacing w:before="40"/>
        <w:outlineLvl w:val="3"/>
        <w:rPr>
          <w:rFonts w:eastAsia="Times New Roman"/>
          <w:b/>
          <w:iCs/>
          <w:sz w:val="26"/>
        </w:rPr>
      </w:pPr>
      <w:r w:rsidRPr="00A9291C">
        <w:rPr>
          <w:rFonts w:eastAsia="Times New Roman"/>
          <w:b/>
          <w:iCs/>
          <w:sz w:val="26"/>
        </w:rPr>
        <w:t xml:space="preserve">Development is </w:t>
      </w:r>
      <w:r w:rsidRPr="00A9291C">
        <w:rPr>
          <w:rFonts w:eastAsia="Times New Roman"/>
          <w:b/>
          <w:iCs/>
          <w:sz w:val="26"/>
          <w:u w:val="single"/>
        </w:rPr>
        <w:t>activity</w:t>
      </w:r>
      <w:r w:rsidRPr="00A9291C">
        <w:rPr>
          <w:rFonts w:eastAsia="Times New Roman"/>
          <w:b/>
          <w:iCs/>
          <w:sz w:val="26"/>
        </w:rPr>
        <w:t xml:space="preserve"> relating to the </w:t>
      </w:r>
      <w:r w:rsidRPr="00A9291C">
        <w:rPr>
          <w:rFonts w:eastAsia="Times New Roman"/>
          <w:b/>
          <w:iCs/>
          <w:sz w:val="26"/>
          <w:u w:val="single"/>
        </w:rPr>
        <w:t>exploitation</w:t>
      </w:r>
      <w:r w:rsidRPr="00A9291C">
        <w:rPr>
          <w:rFonts w:eastAsia="Times New Roman"/>
          <w:b/>
          <w:iCs/>
          <w:sz w:val="26"/>
        </w:rPr>
        <w:t xml:space="preserve"> of resources. Exploration refers to </w:t>
      </w:r>
      <w:r w:rsidRPr="00A9291C">
        <w:rPr>
          <w:rFonts w:eastAsia="Times New Roman"/>
          <w:b/>
          <w:iCs/>
          <w:sz w:val="26"/>
          <w:u w:val="single"/>
        </w:rPr>
        <w:t>any activity</w:t>
      </w:r>
      <w:r w:rsidRPr="00A9291C">
        <w:rPr>
          <w:rFonts w:eastAsia="Times New Roman"/>
          <w:b/>
          <w:iCs/>
          <w:sz w:val="26"/>
        </w:rPr>
        <w:t xml:space="preserve"> related to the </w:t>
      </w:r>
      <w:r w:rsidRPr="00A9291C">
        <w:rPr>
          <w:rFonts w:eastAsia="Times New Roman"/>
          <w:b/>
          <w:iCs/>
          <w:sz w:val="26"/>
          <w:u w:val="single"/>
        </w:rPr>
        <w:t>identification</w:t>
      </w:r>
      <w:r w:rsidRPr="00A9291C">
        <w:rPr>
          <w:rFonts w:eastAsia="Times New Roman"/>
          <w:b/>
          <w:iCs/>
          <w:sz w:val="26"/>
        </w:rPr>
        <w:t xml:space="preserve"> or </w:t>
      </w:r>
      <w:r w:rsidRPr="00A9291C">
        <w:rPr>
          <w:rFonts w:eastAsia="Times New Roman"/>
          <w:b/>
          <w:iCs/>
          <w:sz w:val="26"/>
          <w:u w:val="single"/>
        </w:rPr>
        <w:t>evaluation</w:t>
      </w:r>
      <w:r w:rsidRPr="00A9291C">
        <w:rPr>
          <w:rFonts w:eastAsia="Times New Roman"/>
          <w:b/>
          <w:iCs/>
          <w:sz w:val="26"/>
        </w:rPr>
        <w:t xml:space="preserve"> of resource deposits. </w:t>
      </w:r>
    </w:p>
    <w:p w14:paraId="08AA0589" w14:textId="77777777" w:rsidR="00A9291C" w:rsidRPr="00A9291C" w:rsidRDefault="00A9291C" w:rsidP="00A9291C">
      <w:pPr>
        <w:rPr>
          <w:rFonts w:eastAsia="Calibri"/>
          <w:b/>
          <w:bCs/>
          <w:sz w:val="26"/>
        </w:rPr>
      </w:pPr>
      <w:r w:rsidRPr="00A9291C">
        <w:rPr>
          <w:rFonts w:eastAsia="Calibri"/>
          <w:b/>
          <w:bCs/>
          <w:sz w:val="26"/>
        </w:rPr>
        <w:t xml:space="preserve">U.S. Code ’90 </w:t>
      </w:r>
      <w:r w:rsidRPr="00A9291C">
        <w:rPr>
          <w:rFonts w:eastAsia="Calibri"/>
        </w:rPr>
        <w:t>[16 U.S. Code § 2462; June 28; Legal Information Institute, “Definition: development from 16 USC § 2462(4),” https://www.law.cornell.edu/definitions/uscode.php]</w:t>
      </w:r>
    </w:p>
    <w:p w14:paraId="7DA31B27" w14:textId="77777777" w:rsidR="00A9291C" w:rsidRPr="00A9291C" w:rsidRDefault="00A9291C" w:rsidP="00A9291C">
      <w:pPr>
        <w:rPr>
          <w:rFonts w:eastAsia="Calibri"/>
          <w:sz w:val="16"/>
        </w:rPr>
      </w:pPr>
      <w:r w:rsidRPr="00A9291C">
        <w:rPr>
          <w:rFonts w:eastAsia="Calibri"/>
          <w:sz w:val="16"/>
        </w:rPr>
        <w:t>(</w:t>
      </w:r>
      <w:proofErr w:type="gramStart"/>
      <w:r w:rsidRPr="00A9291C">
        <w:rPr>
          <w:rFonts w:eastAsia="Calibri"/>
          <w:sz w:val="16"/>
        </w:rPr>
        <w:t>3)The</w:t>
      </w:r>
      <w:proofErr w:type="gramEnd"/>
      <w:r w:rsidRPr="00A9291C">
        <w:rPr>
          <w:rFonts w:eastAsia="Calibri"/>
          <w:sz w:val="16"/>
        </w:rPr>
        <w:t xml:space="preserve"> term </w:t>
      </w:r>
      <w:r w:rsidRPr="00A9291C">
        <w:rPr>
          <w:rFonts w:eastAsia="Calibri"/>
          <w:b/>
          <w:iCs/>
          <w:highlight w:val="cyan"/>
          <w:u w:val="single"/>
          <w:bdr w:val="single" w:sz="8" w:space="0" w:color="auto"/>
        </w:rPr>
        <w:t>“development”</w:t>
      </w:r>
      <w:r w:rsidRPr="00A9291C">
        <w:rPr>
          <w:rFonts w:eastAsia="Calibri"/>
          <w:highlight w:val="cyan"/>
          <w:u w:val="single"/>
        </w:rPr>
        <w:t xml:space="preserve"> </w:t>
      </w:r>
      <w:r w:rsidRPr="00A9291C">
        <w:rPr>
          <w:rFonts w:eastAsia="Calibri"/>
          <w:u w:val="single"/>
        </w:rPr>
        <w:t xml:space="preserve">means </w:t>
      </w:r>
      <w:r w:rsidRPr="00A9291C">
        <w:rPr>
          <w:rFonts w:eastAsia="Calibri"/>
          <w:highlight w:val="cyan"/>
          <w:u w:val="single"/>
        </w:rPr>
        <w:t xml:space="preserve">any </w:t>
      </w:r>
      <w:r w:rsidRPr="00A9291C">
        <w:rPr>
          <w:rFonts w:eastAsia="Calibri"/>
          <w:b/>
          <w:iCs/>
          <w:highlight w:val="cyan"/>
          <w:u w:val="single"/>
          <w:bdr w:val="single" w:sz="8" w:space="0" w:color="auto"/>
        </w:rPr>
        <w:t>activity</w:t>
      </w:r>
      <w:r w:rsidRPr="00A9291C">
        <w:rPr>
          <w:rFonts w:eastAsia="Calibri"/>
          <w:u w:val="single"/>
        </w:rPr>
        <w:t xml:space="preserve">, including </w:t>
      </w:r>
      <w:r w:rsidRPr="00A9291C">
        <w:rPr>
          <w:rFonts w:eastAsia="Calibri"/>
          <w:b/>
          <w:iCs/>
          <w:u w:val="single"/>
          <w:bdr w:val="single" w:sz="8" w:space="0" w:color="auto"/>
        </w:rPr>
        <w:t>logistic support</w:t>
      </w:r>
      <w:r w:rsidRPr="00A9291C">
        <w:rPr>
          <w:rFonts w:eastAsia="Calibri"/>
          <w:sz w:val="16"/>
        </w:rPr>
        <w:t xml:space="preserve">, which takes place </w:t>
      </w:r>
      <w:r w:rsidRPr="00A9291C">
        <w:rPr>
          <w:rFonts w:eastAsia="Calibri"/>
          <w:highlight w:val="cyan"/>
          <w:u w:val="single"/>
        </w:rPr>
        <w:t xml:space="preserve">following </w:t>
      </w:r>
      <w:r w:rsidRPr="00A9291C">
        <w:rPr>
          <w:rFonts w:eastAsia="Calibri"/>
          <w:b/>
          <w:iCs/>
          <w:highlight w:val="cyan"/>
          <w:u w:val="single"/>
          <w:bdr w:val="single" w:sz="8" w:space="0" w:color="auto"/>
        </w:rPr>
        <w:t>exploration</w:t>
      </w:r>
      <w:r w:rsidRPr="00A9291C">
        <w:rPr>
          <w:rFonts w:eastAsia="Calibri"/>
          <w:u w:val="single"/>
        </w:rPr>
        <w:t xml:space="preserve">, the purpose of which is the </w:t>
      </w:r>
      <w:r w:rsidRPr="00A9291C">
        <w:rPr>
          <w:rFonts w:eastAsia="Calibri"/>
          <w:b/>
          <w:iCs/>
          <w:highlight w:val="cyan"/>
          <w:u w:val="single"/>
          <w:bdr w:val="single" w:sz="8" w:space="0" w:color="auto"/>
        </w:rPr>
        <w:t>exploitation</w:t>
      </w:r>
      <w:r w:rsidRPr="00A9291C">
        <w:rPr>
          <w:rFonts w:eastAsia="Calibri"/>
          <w:u w:val="single"/>
        </w:rPr>
        <w:t xml:space="preserve"> of specific mineral </w:t>
      </w:r>
      <w:r w:rsidRPr="00A9291C">
        <w:rPr>
          <w:rFonts w:eastAsia="Calibri"/>
          <w:highlight w:val="cyan"/>
          <w:u w:val="single"/>
        </w:rPr>
        <w:t>resource</w:t>
      </w:r>
      <w:r w:rsidRPr="00A9291C">
        <w:rPr>
          <w:rFonts w:eastAsia="Calibri"/>
          <w:sz w:val="16"/>
        </w:rPr>
        <w:t xml:space="preserve"> </w:t>
      </w:r>
      <w:r w:rsidRPr="00A9291C">
        <w:rPr>
          <w:rFonts w:eastAsia="Calibri"/>
          <w:b/>
          <w:iCs/>
          <w:highlight w:val="cyan"/>
          <w:u w:val="single"/>
          <w:bdr w:val="single" w:sz="8" w:space="0" w:color="auto"/>
        </w:rPr>
        <w:t>deposits</w:t>
      </w:r>
      <w:r w:rsidRPr="00A9291C">
        <w:rPr>
          <w:rFonts w:eastAsia="Calibri"/>
          <w:highlight w:val="cyan"/>
          <w:u w:val="single"/>
        </w:rPr>
        <w:t xml:space="preserve">, </w:t>
      </w:r>
      <w:r w:rsidRPr="00A9291C">
        <w:rPr>
          <w:rFonts w:eastAsia="Calibri"/>
          <w:u w:val="single"/>
        </w:rPr>
        <w:t xml:space="preserve">including </w:t>
      </w:r>
      <w:r w:rsidRPr="00A9291C">
        <w:rPr>
          <w:rFonts w:eastAsia="Calibri"/>
          <w:b/>
          <w:iCs/>
          <w:u w:val="single"/>
          <w:bdr w:val="single" w:sz="8" w:space="0" w:color="auto"/>
        </w:rPr>
        <w:t>processing</w:t>
      </w:r>
      <w:r w:rsidRPr="00A9291C">
        <w:rPr>
          <w:rFonts w:eastAsia="Calibri"/>
          <w:u w:val="single"/>
        </w:rPr>
        <w:t xml:space="preserve">, </w:t>
      </w:r>
      <w:r w:rsidRPr="00A9291C">
        <w:rPr>
          <w:rFonts w:eastAsia="Calibri"/>
          <w:b/>
          <w:iCs/>
          <w:u w:val="single"/>
          <w:bdr w:val="single" w:sz="8" w:space="0" w:color="auto"/>
        </w:rPr>
        <w:t>storage</w:t>
      </w:r>
      <w:r w:rsidRPr="00A9291C">
        <w:rPr>
          <w:rFonts w:eastAsia="Calibri"/>
          <w:u w:val="single"/>
        </w:rPr>
        <w:t xml:space="preserve">, and </w:t>
      </w:r>
      <w:r w:rsidRPr="00A9291C">
        <w:rPr>
          <w:rFonts w:eastAsia="Calibri"/>
          <w:b/>
          <w:iCs/>
          <w:u w:val="single"/>
          <w:bdr w:val="single" w:sz="8" w:space="0" w:color="auto"/>
        </w:rPr>
        <w:t>transport</w:t>
      </w:r>
      <w:r w:rsidRPr="00A9291C">
        <w:rPr>
          <w:rFonts w:eastAsia="Calibri"/>
          <w:u w:val="single"/>
        </w:rPr>
        <w:t xml:space="preserve"> activities</w:t>
      </w:r>
      <w:r w:rsidRPr="00A9291C">
        <w:rPr>
          <w:rFonts w:eastAsia="Calibri"/>
          <w:sz w:val="16"/>
        </w:rPr>
        <w:t>.</w:t>
      </w:r>
    </w:p>
    <w:p w14:paraId="7555A4D2" w14:textId="77777777" w:rsidR="00A9291C" w:rsidRPr="00A9291C" w:rsidRDefault="00A9291C" w:rsidP="00A9291C">
      <w:pPr>
        <w:rPr>
          <w:rFonts w:eastAsia="Calibri"/>
          <w:sz w:val="16"/>
        </w:rPr>
      </w:pPr>
      <w:r w:rsidRPr="00A9291C">
        <w:rPr>
          <w:rFonts w:eastAsia="Calibri"/>
          <w:sz w:val="16"/>
        </w:rPr>
        <w:t xml:space="preserve">(4) The term </w:t>
      </w:r>
      <w:r w:rsidRPr="00A9291C">
        <w:rPr>
          <w:rFonts w:eastAsia="Calibri"/>
          <w:b/>
          <w:iCs/>
          <w:highlight w:val="cyan"/>
          <w:u w:val="single"/>
          <w:bdr w:val="single" w:sz="8" w:space="0" w:color="auto"/>
        </w:rPr>
        <w:t>“exploration”</w:t>
      </w:r>
      <w:r w:rsidRPr="00A9291C">
        <w:rPr>
          <w:rFonts w:eastAsia="Calibri"/>
          <w:highlight w:val="cyan"/>
          <w:u w:val="single"/>
        </w:rPr>
        <w:t xml:space="preserve"> means </w:t>
      </w:r>
      <w:r w:rsidRPr="00A9291C">
        <w:rPr>
          <w:rFonts w:eastAsia="Calibri"/>
          <w:u w:val="single"/>
        </w:rPr>
        <w:t xml:space="preserve">any </w:t>
      </w:r>
      <w:r w:rsidRPr="00A9291C">
        <w:rPr>
          <w:rFonts w:eastAsia="Calibri"/>
          <w:b/>
          <w:iCs/>
          <w:highlight w:val="cyan"/>
          <w:u w:val="single"/>
          <w:bdr w:val="single" w:sz="8" w:space="0" w:color="auto"/>
        </w:rPr>
        <w:t>activity</w:t>
      </w:r>
      <w:r w:rsidRPr="00A9291C">
        <w:rPr>
          <w:rFonts w:eastAsia="Calibri"/>
          <w:u w:val="single"/>
        </w:rPr>
        <w:t xml:space="preserve">, including </w:t>
      </w:r>
      <w:r w:rsidRPr="00A9291C">
        <w:rPr>
          <w:rFonts w:eastAsia="Calibri"/>
          <w:b/>
          <w:iCs/>
          <w:u w:val="single"/>
          <w:bdr w:val="single" w:sz="8" w:space="0" w:color="auto"/>
        </w:rPr>
        <w:t>logistic support</w:t>
      </w:r>
      <w:r w:rsidRPr="00A9291C">
        <w:rPr>
          <w:rFonts w:eastAsia="Calibri"/>
          <w:u w:val="single"/>
        </w:rPr>
        <w:t xml:space="preserve">, the </w:t>
      </w:r>
      <w:r w:rsidRPr="00A9291C">
        <w:rPr>
          <w:rFonts w:eastAsia="Calibri"/>
          <w:b/>
          <w:iCs/>
          <w:highlight w:val="cyan"/>
          <w:u w:val="single"/>
          <w:bdr w:val="single" w:sz="8" w:space="0" w:color="auto"/>
        </w:rPr>
        <w:t>purpose</w:t>
      </w:r>
      <w:r w:rsidRPr="00A9291C">
        <w:rPr>
          <w:rFonts w:eastAsia="Calibri"/>
          <w:u w:val="single"/>
        </w:rPr>
        <w:t xml:space="preserve"> of which </w:t>
      </w:r>
      <w:r w:rsidRPr="00A9291C">
        <w:rPr>
          <w:rFonts w:eastAsia="Calibri"/>
          <w:highlight w:val="cyan"/>
          <w:u w:val="single"/>
        </w:rPr>
        <w:t>is</w:t>
      </w:r>
      <w:r w:rsidRPr="00A9291C">
        <w:rPr>
          <w:rFonts w:eastAsia="Calibri"/>
          <w:sz w:val="16"/>
        </w:rPr>
        <w:t xml:space="preserve"> </w:t>
      </w:r>
      <w:r w:rsidRPr="00A9291C">
        <w:rPr>
          <w:rFonts w:eastAsia="Calibri"/>
          <w:u w:val="single"/>
        </w:rPr>
        <w:t xml:space="preserve">the </w:t>
      </w:r>
      <w:r w:rsidRPr="00A9291C">
        <w:rPr>
          <w:rFonts w:eastAsia="Calibri"/>
          <w:b/>
          <w:iCs/>
          <w:highlight w:val="cyan"/>
          <w:u w:val="single"/>
          <w:bdr w:val="single" w:sz="8" w:space="0" w:color="auto"/>
        </w:rPr>
        <w:t>identification</w:t>
      </w:r>
      <w:r w:rsidRPr="00A9291C">
        <w:rPr>
          <w:rFonts w:eastAsia="Calibri"/>
          <w:highlight w:val="cyan"/>
          <w:u w:val="single"/>
        </w:rPr>
        <w:t xml:space="preserve"> or </w:t>
      </w:r>
      <w:r w:rsidRPr="00A9291C">
        <w:rPr>
          <w:rFonts w:eastAsia="Calibri"/>
          <w:b/>
          <w:iCs/>
          <w:highlight w:val="cyan"/>
          <w:u w:val="single"/>
          <w:bdr w:val="single" w:sz="8" w:space="0" w:color="auto"/>
        </w:rPr>
        <w:t>evaluation</w:t>
      </w:r>
      <w:r w:rsidRPr="00A9291C">
        <w:rPr>
          <w:rFonts w:eastAsia="Calibri"/>
          <w:highlight w:val="cyan"/>
          <w:u w:val="single"/>
        </w:rPr>
        <w:t xml:space="preserve"> of</w:t>
      </w:r>
      <w:r w:rsidRPr="00A9291C">
        <w:rPr>
          <w:rFonts w:eastAsia="Calibri"/>
          <w:u w:val="single"/>
        </w:rPr>
        <w:t xml:space="preserve"> specific mineral </w:t>
      </w:r>
      <w:r w:rsidRPr="00A9291C">
        <w:rPr>
          <w:rFonts w:eastAsia="Calibri"/>
          <w:b/>
          <w:iCs/>
          <w:highlight w:val="cyan"/>
          <w:u w:val="single"/>
          <w:bdr w:val="single" w:sz="8" w:space="0" w:color="auto"/>
        </w:rPr>
        <w:t>resource</w:t>
      </w:r>
      <w:r w:rsidRPr="00A9291C">
        <w:rPr>
          <w:rFonts w:eastAsia="Calibri"/>
          <w:highlight w:val="cyan"/>
          <w:u w:val="single"/>
        </w:rPr>
        <w:t xml:space="preserve"> deposits</w:t>
      </w:r>
      <w:r w:rsidRPr="00A9291C">
        <w:rPr>
          <w:rFonts w:eastAsia="Calibri"/>
          <w:u w:val="single"/>
        </w:rPr>
        <w:t>. The term includes</w:t>
      </w:r>
      <w:r w:rsidRPr="00A9291C">
        <w:rPr>
          <w:rFonts w:eastAsia="Calibri"/>
          <w:sz w:val="16"/>
        </w:rPr>
        <w:t xml:space="preserve"> </w:t>
      </w:r>
      <w:r w:rsidRPr="00A9291C">
        <w:rPr>
          <w:rFonts w:eastAsia="Calibri"/>
          <w:u w:val="single"/>
        </w:rPr>
        <w:t xml:space="preserve">exploratory </w:t>
      </w:r>
      <w:r w:rsidRPr="00A9291C">
        <w:rPr>
          <w:rFonts w:eastAsia="Calibri"/>
          <w:b/>
          <w:iCs/>
          <w:u w:val="single"/>
          <w:bdr w:val="single" w:sz="8" w:space="0" w:color="auto"/>
        </w:rPr>
        <w:t>drilling</w:t>
      </w:r>
      <w:r w:rsidRPr="00A9291C">
        <w:rPr>
          <w:rFonts w:eastAsia="Calibri"/>
          <w:u w:val="single"/>
        </w:rPr>
        <w:t xml:space="preserve">, </w:t>
      </w:r>
      <w:r w:rsidRPr="00A9291C">
        <w:rPr>
          <w:rFonts w:eastAsia="Calibri"/>
          <w:b/>
          <w:iCs/>
          <w:u w:val="single"/>
          <w:bdr w:val="single" w:sz="8" w:space="0" w:color="auto"/>
        </w:rPr>
        <w:t>dredging</w:t>
      </w:r>
      <w:r w:rsidRPr="00A9291C">
        <w:rPr>
          <w:rFonts w:eastAsia="Calibri"/>
          <w:u w:val="single"/>
        </w:rPr>
        <w:t>, and</w:t>
      </w:r>
      <w:r w:rsidRPr="00A9291C">
        <w:rPr>
          <w:rFonts w:eastAsia="Calibri"/>
          <w:sz w:val="16"/>
        </w:rPr>
        <w:t xml:space="preserve"> other surface or subsurface </w:t>
      </w:r>
      <w:r w:rsidRPr="00A9291C">
        <w:rPr>
          <w:rFonts w:eastAsia="Calibri"/>
          <w:b/>
          <w:iCs/>
          <w:u w:val="single"/>
          <w:bdr w:val="single" w:sz="8" w:space="0" w:color="auto"/>
        </w:rPr>
        <w:t>excavations</w:t>
      </w:r>
      <w:r w:rsidRPr="00A9291C">
        <w:rPr>
          <w:rFonts w:eastAsia="Calibri"/>
          <w:u w:val="single"/>
        </w:rPr>
        <w:t xml:space="preserve"> required to determine</w:t>
      </w:r>
      <w:r w:rsidRPr="00A9291C">
        <w:rPr>
          <w:rFonts w:eastAsia="Calibri"/>
          <w:sz w:val="16"/>
        </w:rPr>
        <w:t xml:space="preserve"> </w:t>
      </w:r>
      <w:r w:rsidRPr="00A9291C">
        <w:rPr>
          <w:rFonts w:eastAsia="Calibri"/>
          <w:u w:val="single"/>
        </w:rPr>
        <w:t xml:space="preserve">the </w:t>
      </w:r>
      <w:r w:rsidRPr="00A9291C">
        <w:rPr>
          <w:rFonts w:eastAsia="Calibri"/>
          <w:b/>
          <w:iCs/>
          <w:u w:val="single"/>
          <w:bdr w:val="single" w:sz="8" w:space="0" w:color="auto"/>
        </w:rPr>
        <w:t>nature</w:t>
      </w:r>
      <w:r w:rsidRPr="00A9291C">
        <w:rPr>
          <w:rFonts w:eastAsia="Calibri"/>
          <w:u w:val="single"/>
        </w:rPr>
        <w:t xml:space="preserve"> and </w:t>
      </w:r>
      <w:r w:rsidRPr="00A9291C">
        <w:rPr>
          <w:rFonts w:eastAsia="Calibri"/>
          <w:b/>
          <w:iCs/>
          <w:u w:val="single"/>
          <w:bdr w:val="single" w:sz="8" w:space="0" w:color="auto"/>
        </w:rPr>
        <w:t>size</w:t>
      </w:r>
      <w:r w:rsidRPr="00A9291C">
        <w:rPr>
          <w:rFonts w:eastAsia="Calibri"/>
          <w:u w:val="single"/>
        </w:rPr>
        <w:t xml:space="preserve"> of mineral resource deposits and the </w:t>
      </w:r>
      <w:r w:rsidRPr="00A9291C">
        <w:rPr>
          <w:rFonts w:eastAsia="Calibri"/>
          <w:b/>
          <w:iCs/>
          <w:u w:val="single"/>
          <w:bdr w:val="single" w:sz="8" w:space="0" w:color="auto"/>
        </w:rPr>
        <w:t>feasibility</w:t>
      </w:r>
      <w:r w:rsidRPr="00A9291C">
        <w:rPr>
          <w:rFonts w:eastAsia="Calibri"/>
          <w:u w:val="single"/>
        </w:rPr>
        <w:t xml:space="preserve"> of their </w:t>
      </w:r>
      <w:r w:rsidRPr="00A9291C">
        <w:rPr>
          <w:rFonts w:eastAsia="Calibri"/>
          <w:b/>
          <w:iCs/>
          <w:u w:val="single"/>
          <w:bdr w:val="single" w:sz="8" w:space="0" w:color="auto"/>
        </w:rPr>
        <w:t>development</w:t>
      </w:r>
      <w:r w:rsidRPr="00A9291C">
        <w:rPr>
          <w:rFonts w:eastAsia="Calibri"/>
          <w:sz w:val="16"/>
        </w:rPr>
        <w:t>.</w:t>
      </w:r>
    </w:p>
    <w:p w14:paraId="71A0FDA7" w14:textId="77777777" w:rsidR="00A9291C" w:rsidRPr="00A9291C" w:rsidRDefault="00A9291C" w:rsidP="00A9291C">
      <w:pPr>
        <w:keepNext/>
        <w:keepLines/>
        <w:spacing w:before="200"/>
        <w:outlineLvl w:val="3"/>
        <w:rPr>
          <w:rFonts w:eastAsia="Calibri"/>
          <w:b/>
          <w:iCs/>
          <w:sz w:val="26"/>
        </w:rPr>
      </w:pPr>
      <w:r w:rsidRPr="00A9291C">
        <w:rPr>
          <w:rFonts w:eastAsia="Calibri"/>
          <w:b/>
          <w:iCs/>
          <w:sz w:val="26"/>
        </w:rPr>
        <w:t>Violation: the aff does not mandate the exploitation of resources.</w:t>
      </w:r>
    </w:p>
    <w:p w14:paraId="482FE920" w14:textId="77777777" w:rsidR="00A9291C" w:rsidRPr="00A9291C" w:rsidRDefault="00A9291C" w:rsidP="00A9291C">
      <w:pPr>
        <w:keepNext/>
        <w:keepLines/>
        <w:spacing w:before="40"/>
        <w:outlineLvl w:val="3"/>
        <w:rPr>
          <w:rFonts w:eastAsia="Times New Roman"/>
          <w:b/>
          <w:iCs/>
          <w:sz w:val="26"/>
        </w:rPr>
      </w:pPr>
      <w:r w:rsidRPr="00A9291C">
        <w:rPr>
          <w:rFonts w:eastAsia="Times New Roman"/>
          <w:b/>
          <w:iCs/>
          <w:sz w:val="26"/>
        </w:rPr>
        <w:t xml:space="preserve">Any other interp opens the floodgates to small unrelated affs in any sector of human activity. Voting issue for limits and ground. </w:t>
      </w:r>
    </w:p>
    <w:p w14:paraId="710F5B65" w14:textId="77777777" w:rsidR="00A9291C" w:rsidRPr="00A9291C" w:rsidRDefault="00A9291C" w:rsidP="00A9291C">
      <w:pPr>
        <w:keepNext/>
        <w:keepLines/>
        <w:pageBreakBefore/>
        <w:spacing w:before="40" w:after="0"/>
        <w:jc w:val="center"/>
        <w:outlineLvl w:val="2"/>
        <w:rPr>
          <w:rFonts w:eastAsia="Times New Roman" w:cs="Times New Roman"/>
          <w:b/>
          <w:sz w:val="32"/>
          <w:u w:val="single"/>
        </w:rPr>
      </w:pPr>
      <w:r w:rsidRPr="00A9291C">
        <w:rPr>
          <w:rFonts w:eastAsia="Times New Roman" w:cs="Times New Roman"/>
          <w:b/>
          <w:sz w:val="32"/>
          <w:u w:val="single"/>
        </w:rPr>
        <w:t>1NC---OFF</w:t>
      </w:r>
    </w:p>
    <w:p w14:paraId="75322BAC" w14:textId="77777777" w:rsidR="00A9291C" w:rsidRPr="00A9291C" w:rsidRDefault="00A9291C" w:rsidP="00A9291C">
      <w:pPr>
        <w:rPr>
          <w:rFonts w:eastAsia="Aptos"/>
        </w:rPr>
      </w:pPr>
      <w:r w:rsidRPr="00A9291C">
        <w:rPr>
          <w:rFonts w:eastAsia="Aptos"/>
        </w:rPr>
        <w:t>T-Arctic</w:t>
      </w:r>
    </w:p>
    <w:p w14:paraId="20C25A99" w14:textId="77777777" w:rsidR="00A9291C" w:rsidRPr="00A9291C" w:rsidRDefault="00A9291C" w:rsidP="00A9291C">
      <w:pPr>
        <w:shd w:val="clear" w:color="auto" w:fill="FFFFFF"/>
        <w:spacing w:before="40" w:line="278" w:lineRule="atLeast"/>
        <w:outlineLvl w:val="3"/>
        <w:rPr>
          <w:rFonts w:eastAsia="Times New Roman"/>
          <w:b/>
          <w:color w:val="222222"/>
          <w:sz w:val="26"/>
          <w:szCs w:val="26"/>
        </w:rPr>
      </w:pPr>
      <w:r w:rsidRPr="00A9291C">
        <w:rPr>
          <w:rFonts w:eastAsia="Times New Roman"/>
          <w:b/>
          <w:color w:val="222222"/>
          <w:sz w:val="26"/>
          <w:szCs w:val="26"/>
        </w:rPr>
        <w:t>“The Arctic” is the US zone of the Chukchi Sea, Beaufort Sea, and Bering Sea north of the Aleutian chain</w:t>
      </w:r>
    </w:p>
    <w:p w14:paraId="5B1A75D3" w14:textId="77777777" w:rsidR="00A9291C" w:rsidRPr="00A9291C" w:rsidRDefault="00A9291C" w:rsidP="00A9291C">
      <w:pPr>
        <w:shd w:val="clear" w:color="auto" w:fill="FFFFFF"/>
        <w:spacing w:line="235" w:lineRule="atLeast"/>
        <w:rPr>
          <w:rFonts w:eastAsia="Times New Roman"/>
          <w:color w:val="222222"/>
        </w:rPr>
      </w:pPr>
      <w:r w:rsidRPr="00A9291C">
        <w:rPr>
          <w:rFonts w:eastAsia="Times New Roman"/>
          <w:b/>
          <w:color w:val="222222"/>
          <w:sz w:val="26"/>
          <w:szCs w:val="26"/>
        </w:rPr>
        <w:t>USCS ’25</w:t>
      </w:r>
      <w:r w:rsidRPr="00A9291C">
        <w:rPr>
          <w:rFonts w:eastAsia="Times New Roman"/>
          <w:color w:val="222222"/>
        </w:rPr>
        <w:t> [United States Code Servic//23/2025, “Definitions,” </w:t>
      </w:r>
      <w:r w:rsidRPr="00A9291C">
        <w:rPr>
          <w:rFonts w:eastAsia="Times New Roman"/>
          <w:i/>
          <w:color w:val="222222"/>
        </w:rPr>
        <w:t>United States Code Service</w:t>
      </w:r>
      <w:r w:rsidRPr="00A9291C">
        <w:rPr>
          <w:rFonts w:eastAsia="Times New Roman"/>
          <w:color w:val="222222"/>
        </w:rPr>
        <w:t>, Title 49: Transportation, Subtitle VII: Aviation Programs, Part A: Air Commerce and Safety, Subpart III: Safety, Chapter 448: Unmanned Aircraft Systems, Lexis</w:t>
      </w:r>
    </w:p>
    <w:p w14:paraId="2126FC1E" w14:textId="77777777" w:rsidR="00A9291C" w:rsidRPr="00A9291C" w:rsidRDefault="00A9291C" w:rsidP="00A9291C">
      <w:pPr>
        <w:shd w:val="clear" w:color="auto" w:fill="FFFFFF"/>
        <w:spacing w:line="235" w:lineRule="atLeast"/>
        <w:rPr>
          <w:rFonts w:eastAsia="Times New Roman"/>
          <w:color w:val="222222"/>
        </w:rPr>
      </w:pPr>
      <w:r w:rsidRPr="00A9291C">
        <w:rPr>
          <w:rFonts w:eastAsia="Times New Roman"/>
          <w:color w:val="222222"/>
        </w:rPr>
        <w:t>§ 44801. Definitions</w:t>
      </w:r>
    </w:p>
    <w:p w14:paraId="6FA2C3EB" w14:textId="77777777" w:rsidR="00A9291C" w:rsidRPr="00A9291C" w:rsidRDefault="00A9291C" w:rsidP="00A9291C">
      <w:pPr>
        <w:shd w:val="clear" w:color="auto" w:fill="FFFFFF"/>
        <w:spacing w:line="235" w:lineRule="atLeast"/>
        <w:rPr>
          <w:rFonts w:eastAsia="Times New Roman"/>
          <w:color w:val="222222"/>
        </w:rPr>
      </w:pPr>
      <w:r w:rsidRPr="00A9291C">
        <w:rPr>
          <w:rFonts w:eastAsia="Times New Roman"/>
          <w:color w:val="222222"/>
          <w:sz w:val="16"/>
          <w:szCs w:val="16"/>
        </w:rPr>
        <w:t>In this chapter [49 USCS §§ 44801 et seq.], the </w:t>
      </w:r>
      <w:r w:rsidRPr="00A9291C">
        <w:rPr>
          <w:rFonts w:eastAsia="Times New Roman"/>
          <w:color w:val="222222"/>
          <w:shd w:val="clear" w:color="auto" w:fill="00FFFF"/>
        </w:rPr>
        <w:t>following </w:t>
      </w:r>
      <w:r w:rsidRPr="00A9291C">
        <w:rPr>
          <w:rFonts w:eastAsia="Times New Roman"/>
          <w:b/>
          <w:color w:val="222222"/>
          <w:shd w:val="clear" w:color="auto" w:fill="00FFFF"/>
        </w:rPr>
        <w:t>definitions</w:t>
      </w:r>
      <w:r w:rsidRPr="00A9291C">
        <w:rPr>
          <w:rFonts w:eastAsia="Times New Roman"/>
          <w:color w:val="222222"/>
          <w:shd w:val="clear" w:color="auto" w:fill="00FFFF"/>
        </w:rPr>
        <w:t> apply</w:t>
      </w:r>
      <w:r w:rsidRPr="00A9291C">
        <w:rPr>
          <w:rFonts w:eastAsia="Times New Roman"/>
          <w:color w:val="222222"/>
          <w:sz w:val="16"/>
          <w:szCs w:val="16"/>
        </w:rPr>
        <w:t>:</w:t>
      </w:r>
    </w:p>
    <w:p w14:paraId="5242F0FA" w14:textId="77777777" w:rsidR="00A9291C" w:rsidRPr="00A9291C" w:rsidRDefault="00A9291C" w:rsidP="00A9291C">
      <w:pPr>
        <w:shd w:val="clear" w:color="auto" w:fill="FFFFFF"/>
        <w:spacing w:line="235" w:lineRule="atLeast"/>
        <w:rPr>
          <w:rFonts w:eastAsia="Times New Roman"/>
          <w:color w:val="222222"/>
        </w:rPr>
      </w:pPr>
      <w:r w:rsidRPr="00A9291C">
        <w:rPr>
          <w:rFonts w:eastAsia="Times New Roman"/>
          <w:color w:val="222222"/>
          <w:sz w:val="16"/>
          <w:szCs w:val="16"/>
        </w:rPr>
        <w:t>(1) Actively tethered unmanned aircraft system. The term “actively tethered unmanned aircraft system” means an unmanned aircraft system in which the unmanned aircraft component—</w:t>
      </w:r>
    </w:p>
    <w:p w14:paraId="6D238228" w14:textId="77777777" w:rsidR="00A9291C" w:rsidRPr="00A9291C" w:rsidRDefault="00A9291C" w:rsidP="00A9291C">
      <w:pPr>
        <w:shd w:val="clear" w:color="auto" w:fill="FFFFFF"/>
        <w:spacing w:line="235" w:lineRule="atLeast"/>
        <w:rPr>
          <w:rFonts w:eastAsia="Times New Roman"/>
          <w:color w:val="222222"/>
        </w:rPr>
      </w:pPr>
      <w:r w:rsidRPr="00A9291C">
        <w:rPr>
          <w:rFonts w:eastAsia="Times New Roman"/>
          <w:color w:val="222222"/>
          <w:sz w:val="16"/>
          <w:szCs w:val="16"/>
        </w:rPr>
        <w:t xml:space="preserve">(A) weighs 55 pounds or less, including payload but not including the </w:t>
      </w:r>
      <w:proofErr w:type="gramStart"/>
      <w:r w:rsidRPr="00A9291C">
        <w:rPr>
          <w:rFonts w:eastAsia="Times New Roman"/>
          <w:color w:val="222222"/>
          <w:sz w:val="16"/>
          <w:szCs w:val="16"/>
        </w:rPr>
        <w:t>tether;</w:t>
      </w:r>
      <w:proofErr w:type="gramEnd"/>
    </w:p>
    <w:p w14:paraId="0645227C" w14:textId="77777777" w:rsidR="00A9291C" w:rsidRPr="00A9291C" w:rsidRDefault="00A9291C" w:rsidP="00A9291C">
      <w:pPr>
        <w:shd w:val="clear" w:color="auto" w:fill="FFFFFF"/>
        <w:spacing w:line="235" w:lineRule="atLeast"/>
        <w:rPr>
          <w:rFonts w:eastAsia="Times New Roman"/>
          <w:color w:val="222222"/>
        </w:rPr>
      </w:pPr>
      <w:r w:rsidRPr="00A9291C">
        <w:rPr>
          <w:rFonts w:eastAsia="Times New Roman"/>
          <w:color w:val="222222"/>
          <w:sz w:val="16"/>
          <w:szCs w:val="16"/>
        </w:rPr>
        <w:t xml:space="preserve">(B) is physically attached to a ground station with a taut, appropriately load-rated tether that provides continuous power to the unmanned aircraft and is unlikely to be separated from the unmanned </w:t>
      </w:r>
      <w:proofErr w:type="gramStart"/>
      <w:r w:rsidRPr="00A9291C">
        <w:rPr>
          <w:rFonts w:eastAsia="Times New Roman"/>
          <w:color w:val="222222"/>
          <w:sz w:val="16"/>
          <w:szCs w:val="16"/>
        </w:rPr>
        <w:t>aircraft;</w:t>
      </w:r>
      <w:proofErr w:type="gramEnd"/>
    </w:p>
    <w:p w14:paraId="25489C88" w14:textId="77777777" w:rsidR="00A9291C" w:rsidRPr="00A9291C" w:rsidRDefault="00A9291C" w:rsidP="00A9291C">
      <w:pPr>
        <w:shd w:val="clear" w:color="auto" w:fill="FFFFFF"/>
        <w:spacing w:line="235" w:lineRule="atLeast"/>
        <w:rPr>
          <w:rFonts w:eastAsia="Times New Roman"/>
          <w:color w:val="222222"/>
        </w:rPr>
      </w:pPr>
      <w:r w:rsidRPr="00A9291C">
        <w:rPr>
          <w:rFonts w:eastAsia="Times New Roman"/>
          <w:color w:val="222222"/>
          <w:sz w:val="16"/>
          <w:szCs w:val="16"/>
        </w:rPr>
        <w:t xml:space="preserve">(C) is controlled and retrieved by such ground station through physical manipulation of the </w:t>
      </w:r>
      <w:proofErr w:type="gramStart"/>
      <w:r w:rsidRPr="00A9291C">
        <w:rPr>
          <w:rFonts w:eastAsia="Times New Roman"/>
          <w:color w:val="222222"/>
          <w:sz w:val="16"/>
          <w:szCs w:val="16"/>
        </w:rPr>
        <w:t>tether;</w:t>
      </w:r>
      <w:proofErr w:type="gramEnd"/>
    </w:p>
    <w:p w14:paraId="6DA9CAB2" w14:textId="77777777" w:rsidR="00A9291C" w:rsidRPr="00A9291C" w:rsidRDefault="00A9291C" w:rsidP="00A9291C">
      <w:pPr>
        <w:shd w:val="clear" w:color="auto" w:fill="FFFFFF"/>
        <w:spacing w:line="235" w:lineRule="atLeast"/>
        <w:rPr>
          <w:rFonts w:eastAsia="Times New Roman"/>
          <w:color w:val="222222"/>
        </w:rPr>
      </w:pPr>
      <w:r w:rsidRPr="00A9291C">
        <w:rPr>
          <w:rFonts w:eastAsia="Times New Roman"/>
          <w:color w:val="222222"/>
          <w:sz w:val="16"/>
          <w:szCs w:val="16"/>
        </w:rPr>
        <w:t>(D) </w:t>
      </w:r>
      <w:proofErr w:type="gramStart"/>
      <w:r w:rsidRPr="00A9291C">
        <w:rPr>
          <w:rFonts w:eastAsia="Times New Roman"/>
          <w:color w:val="222222"/>
          <w:sz w:val="16"/>
          <w:szCs w:val="16"/>
        </w:rPr>
        <w:t>is able to</w:t>
      </w:r>
      <w:proofErr w:type="gramEnd"/>
      <w:r w:rsidRPr="00A9291C">
        <w:rPr>
          <w:rFonts w:eastAsia="Times New Roman"/>
          <w:color w:val="222222"/>
          <w:sz w:val="16"/>
          <w:szCs w:val="16"/>
        </w:rPr>
        <w:t xml:space="preserve"> maintain safe flight control in the event of a power or flight control failure during flight; and</w:t>
      </w:r>
    </w:p>
    <w:p w14:paraId="25D1FED5" w14:textId="77777777" w:rsidR="00A9291C" w:rsidRPr="00A9291C" w:rsidRDefault="00A9291C" w:rsidP="00A9291C">
      <w:pPr>
        <w:shd w:val="clear" w:color="auto" w:fill="FFFFFF"/>
        <w:spacing w:line="235" w:lineRule="atLeast"/>
        <w:rPr>
          <w:rFonts w:eastAsia="Times New Roman"/>
          <w:color w:val="222222"/>
        </w:rPr>
      </w:pPr>
      <w:r w:rsidRPr="00A9291C">
        <w:rPr>
          <w:rFonts w:eastAsia="Times New Roman"/>
          <w:color w:val="222222"/>
          <w:sz w:val="16"/>
          <w:szCs w:val="16"/>
        </w:rPr>
        <w:t>(E) is programmed to initiate a controlled landing in the event of a tether separation.</w:t>
      </w:r>
    </w:p>
    <w:p w14:paraId="042A0813" w14:textId="77777777" w:rsidR="00A9291C" w:rsidRPr="00A9291C" w:rsidRDefault="00A9291C" w:rsidP="00A9291C">
      <w:pPr>
        <w:shd w:val="clear" w:color="auto" w:fill="FFFFFF"/>
        <w:spacing w:line="235" w:lineRule="atLeast"/>
        <w:rPr>
          <w:rFonts w:eastAsia="Times New Roman"/>
          <w:color w:val="222222"/>
        </w:rPr>
      </w:pPr>
      <w:r w:rsidRPr="00A9291C">
        <w:rPr>
          <w:rFonts w:eastAsia="Times New Roman"/>
          <w:color w:val="222222"/>
          <w:sz w:val="16"/>
          <w:szCs w:val="16"/>
        </w:rPr>
        <w:t>(2) Appropriate committees of Congress. The term “appropriate committees of Congress” means the Committee on Commerce, Science, and Transportation of the Senate and the Committee on Transportation and Infrastructure of the House of Representatives.</w:t>
      </w:r>
    </w:p>
    <w:p w14:paraId="5B847A72" w14:textId="77777777" w:rsidR="00A9291C" w:rsidRPr="00A9291C" w:rsidRDefault="00A9291C" w:rsidP="00A9291C">
      <w:pPr>
        <w:shd w:val="clear" w:color="auto" w:fill="FFFFFF"/>
        <w:spacing w:line="235" w:lineRule="atLeast"/>
        <w:rPr>
          <w:rFonts w:eastAsia="Times New Roman"/>
          <w:color w:val="222222"/>
        </w:rPr>
      </w:pPr>
      <w:r w:rsidRPr="00A9291C">
        <w:rPr>
          <w:rFonts w:eastAsia="Times New Roman"/>
          <w:color w:val="222222"/>
        </w:rPr>
        <w:t>(3) Arctic. </w:t>
      </w:r>
      <w:r w:rsidRPr="00A9291C">
        <w:rPr>
          <w:rFonts w:eastAsia="Times New Roman"/>
          <w:color w:val="222222"/>
          <w:shd w:val="clear" w:color="auto" w:fill="00FFFF"/>
        </w:rPr>
        <w:t>The term “</w:t>
      </w:r>
      <w:r w:rsidRPr="00A9291C">
        <w:rPr>
          <w:rFonts w:eastAsia="Times New Roman"/>
          <w:b/>
          <w:color w:val="222222"/>
          <w:shd w:val="clear" w:color="auto" w:fill="00FFFF"/>
        </w:rPr>
        <w:t>Arctic</w:t>
      </w:r>
      <w:r w:rsidRPr="00A9291C">
        <w:rPr>
          <w:rFonts w:eastAsia="Times New Roman"/>
          <w:color w:val="222222"/>
          <w:shd w:val="clear" w:color="auto" w:fill="00FFFF"/>
        </w:rPr>
        <w:t>” means the </w:t>
      </w:r>
      <w:r w:rsidRPr="00A9291C">
        <w:rPr>
          <w:rFonts w:eastAsia="Times New Roman"/>
          <w:b/>
          <w:color w:val="222222"/>
          <w:shd w:val="clear" w:color="auto" w:fill="00FFFF"/>
        </w:rPr>
        <w:t>U</w:t>
      </w:r>
      <w:r w:rsidRPr="00A9291C">
        <w:rPr>
          <w:rFonts w:eastAsia="Times New Roman"/>
          <w:color w:val="222222"/>
          <w:sz w:val="16"/>
          <w:szCs w:val="16"/>
        </w:rPr>
        <w:t>nited </w:t>
      </w:r>
      <w:r w:rsidRPr="00A9291C">
        <w:rPr>
          <w:rFonts w:eastAsia="Times New Roman"/>
          <w:b/>
          <w:color w:val="222222"/>
          <w:shd w:val="clear" w:color="auto" w:fill="00FFFF"/>
        </w:rPr>
        <w:t>S</w:t>
      </w:r>
      <w:r w:rsidRPr="00A9291C">
        <w:rPr>
          <w:rFonts w:eastAsia="Times New Roman"/>
          <w:color w:val="222222"/>
          <w:sz w:val="16"/>
          <w:szCs w:val="16"/>
        </w:rPr>
        <w:t>tates </w:t>
      </w:r>
      <w:r w:rsidRPr="00A9291C">
        <w:rPr>
          <w:rFonts w:eastAsia="Times New Roman"/>
          <w:color w:val="222222"/>
          <w:shd w:val="clear" w:color="auto" w:fill="00FFFF"/>
        </w:rPr>
        <w:t>zone of the </w:t>
      </w:r>
      <w:r w:rsidRPr="00A9291C">
        <w:rPr>
          <w:rFonts w:eastAsia="Times New Roman"/>
          <w:b/>
          <w:color w:val="222222"/>
          <w:shd w:val="clear" w:color="auto" w:fill="00FFFF"/>
        </w:rPr>
        <w:t>Chukchi Sea</w:t>
      </w:r>
      <w:r w:rsidRPr="00A9291C">
        <w:rPr>
          <w:rFonts w:eastAsia="Times New Roman"/>
          <w:color w:val="222222"/>
          <w:shd w:val="clear" w:color="auto" w:fill="00FFFF"/>
        </w:rPr>
        <w:t>, </w:t>
      </w:r>
      <w:r w:rsidRPr="00A9291C">
        <w:rPr>
          <w:rFonts w:eastAsia="Times New Roman"/>
          <w:b/>
          <w:color w:val="222222"/>
          <w:shd w:val="clear" w:color="auto" w:fill="00FFFF"/>
        </w:rPr>
        <w:t>Beaufort Sea</w:t>
      </w:r>
      <w:r w:rsidRPr="00A9291C">
        <w:rPr>
          <w:rFonts w:eastAsia="Times New Roman"/>
          <w:color w:val="222222"/>
          <w:shd w:val="clear" w:color="auto" w:fill="00FFFF"/>
        </w:rPr>
        <w:t>, and </w:t>
      </w:r>
      <w:r w:rsidRPr="00A9291C">
        <w:rPr>
          <w:rFonts w:eastAsia="Times New Roman"/>
          <w:b/>
          <w:color w:val="222222"/>
          <w:shd w:val="clear" w:color="auto" w:fill="00FFFF"/>
        </w:rPr>
        <w:t>Bering Sea</w:t>
      </w:r>
      <w:r w:rsidRPr="00A9291C">
        <w:rPr>
          <w:rFonts w:eastAsia="Times New Roman"/>
          <w:color w:val="222222"/>
          <w:shd w:val="clear" w:color="auto" w:fill="00FFFF"/>
        </w:rPr>
        <w:t> north of the Aleutian chain</w:t>
      </w:r>
      <w:r w:rsidRPr="00A9291C">
        <w:rPr>
          <w:rFonts w:eastAsia="Times New Roman"/>
          <w:color w:val="222222"/>
          <w:sz w:val="16"/>
          <w:szCs w:val="16"/>
        </w:rPr>
        <w:t>.</w:t>
      </w:r>
    </w:p>
    <w:p w14:paraId="045A5470" w14:textId="77777777" w:rsidR="00A9291C" w:rsidRPr="00A9291C" w:rsidRDefault="00A9291C" w:rsidP="00A9291C">
      <w:pPr>
        <w:keepNext/>
        <w:keepLines/>
        <w:spacing w:before="40" w:after="0"/>
        <w:outlineLvl w:val="3"/>
        <w:rPr>
          <w:rFonts w:eastAsia="Times New Roman" w:cs="Times New Roman"/>
          <w:b/>
          <w:iCs/>
          <w:color w:val="222222"/>
          <w:sz w:val="26"/>
          <w:szCs w:val="26"/>
        </w:rPr>
      </w:pPr>
      <w:r w:rsidRPr="00A9291C">
        <w:rPr>
          <w:rFonts w:eastAsia="Times New Roman" w:cs="Times New Roman"/>
          <w:b/>
          <w:iCs/>
          <w:sz w:val="26"/>
        </w:rPr>
        <w:t xml:space="preserve">Violation: Adak is in the </w:t>
      </w:r>
      <w:proofErr w:type="gramStart"/>
      <w:r w:rsidRPr="00A9291C">
        <w:rPr>
          <w:rFonts w:eastAsia="Times New Roman" w:cs="Times New Roman"/>
          <w:b/>
          <w:iCs/>
          <w:sz w:val="26"/>
        </w:rPr>
        <w:t>Aleutian islands</w:t>
      </w:r>
      <w:proofErr w:type="gramEnd"/>
    </w:p>
    <w:p w14:paraId="18660B2E" w14:textId="77777777" w:rsidR="00A9291C" w:rsidRPr="00A9291C" w:rsidRDefault="00A9291C" w:rsidP="00A9291C">
      <w:pPr>
        <w:keepNext/>
        <w:keepLines/>
        <w:spacing w:before="40" w:after="0"/>
        <w:outlineLvl w:val="3"/>
        <w:rPr>
          <w:rFonts w:eastAsia="Times New Roman" w:cs="Times New Roman"/>
          <w:b/>
          <w:iCs/>
          <w:color w:val="222222"/>
          <w:sz w:val="26"/>
          <w:szCs w:val="26"/>
        </w:rPr>
      </w:pPr>
      <w:r w:rsidRPr="00A9291C">
        <w:rPr>
          <w:rFonts w:eastAsia="Times New Roman" w:cs="Times New Roman"/>
          <w:b/>
          <w:iCs/>
          <w:sz w:val="26"/>
        </w:rPr>
        <w:t>Any expansion of the Arctic territory explodes the topic. Voter for limits and ground.</w:t>
      </w:r>
    </w:p>
    <w:p w14:paraId="1DC7A9EC" w14:textId="77777777" w:rsidR="00A9291C" w:rsidRPr="00A9291C" w:rsidRDefault="00A9291C" w:rsidP="00A9291C">
      <w:pPr>
        <w:rPr>
          <w:rFonts w:eastAsia="Aptos"/>
        </w:rPr>
      </w:pPr>
    </w:p>
    <w:p w14:paraId="0FCE7DC8" w14:textId="77777777" w:rsidR="00A9291C" w:rsidRPr="00A9291C" w:rsidRDefault="00A9291C" w:rsidP="00A9291C">
      <w:pPr>
        <w:keepNext/>
        <w:keepLines/>
        <w:pageBreakBefore/>
        <w:spacing w:before="200"/>
        <w:jc w:val="center"/>
        <w:outlineLvl w:val="2"/>
        <w:rPr>
          <w:rFonts w:eastAsia="Times New Roman"/>
          <w:b/>
          <w:sz w:val="32"/>
          <w:u w:val="single"/>
        </w:rPr>
      </w:pPr>
      <w:r w:rsidRPr="00A9291C">
        <w:rPr>
          <w:rFonts w:eastAsia="Times New Roman"/>
          <w:b/>
          <w:sz w:val="32"/>
          <w:u w:val="single"/>
        </w:rPr>
        <w:t>1NC---OFF</w:t>
      </w:r>
    </w:p>
    <w:p w14:paraId="7FBC1A39" w14:textId="77777777" w:rsidR="00A9291C" w:rsidRPr="00A9291C" w:rsidRDefault="00A9291C" w:rsidP="00A9291C">
      <w:pPr>
        <w:rPr>
          <w:rFonts w:eastAsia="Aptos"/>
        </w:rPr>
      </w:pPr>
      <w:r w:rsidRPr="00A9291C">
        <w:rPr>
          <w:rFonts w:eastAsia="Aptos"/>
        </w:rPr>
        <w:t>Islamophobia K</w:t>
      </w:r>
    </w:p>
    <w:p w14:paraId="6E47023A" w14:textId="77777777" w:rsidR="00A9291C" w:rsidRPr="00A9291C" w:rsidRDefault="00A9291C" w:rsidP="00A9291C">
      <w:pPr>
        <w:keepNext/>
        <w:keepLines/>
        <w:spacing w:before="40" w:after="0"/>
        <w:outlineLvl w:val="3"/>
        <w:rPr>
          <w:rFonts w:eastAsia="Times New Roman" w:cs="Times New Roman"/>
          <w:bCs/>
          <w:iCs/>
          <w:sz w:val="20"/>
          <w:szCs w:val="20"/>
        </w:rPr>
      </w:pPr>
      <w:r w:rsidRPr="00A9291C">
        <w:rPr>
          <w:rFonts w:eastAsia="Times New Roman" w:cs="Times New Roman"/>
          <w:b/>
          <w:iCs/>
          <w:sz w:val="26"/>
        </w:rPr>
        <w:t xml:space="preserve">U.S. military presence and the rhetoric of security significantly </w:t>
      </w:r>
      <w:proofErr w:type="gramStart"/>
      <w:r w:rsidRPr="00A9291C">
        <w:rPr>
          <w:rFonts w:eastAsia="Times New Roman" w:cs="Times New Roman"/>
          <w:b/>
          <w:iCs/>
          <w:sz w:val="26"/>
        </w:rPr>
        <w:t>perpetuates</w:t>
      </w:r>
      <w:proofErr w:type="gramEnd"/>
      <w:r w:rsidRPr="00A9291C">
        <w:rPr>
          <w:rFonts w:eastAsia="Times New Roman" w:cs="Times New Roman"/>
          <w:b/>
          <w:iCs/>
          <w:sz w:val="26"/>
        </w:rPr>
        <w:t xml:space="preserve"> Islamophobia.</w:t>
      </w:r>
      <w:r w:rsidRPr="00A9291C">
        <w:rPr>
          <w:rFonts w:eastAsia="Times New Roman" w:cs="Times New Roman"/>
          <w:b/>
          <w:iCs/>
        </w:rPr>
        <w:br/>
      </w:r>
      <w:r w:rsidRPr="00A9291C">
        <w:rPr>
          <w:rFonts w:eastAsia="Times New Roman" w:cs="Times New Roman"/>
          <w:b/>
          <w:iCs/>
          <w:sz w:val="26"/>
        </w:rPr>
        <w:t>CSHRS 22</w:t>
      </w:r>
      <w:r w:rsidRPr="00A9291C">
        <w:rPr>
          <w:rFonts w:eastAsia="Times New Roman" w:cs="Times New Roman"/>
          <w:b/>
          <w:iCs/>
        </w:rPr>
        <w:t xml:space="preserve"> </w:t>
      </w:r>
      <w:r w:rsidRPr="00A9291C">
        <w:rPr>
          <w:rFonts w:eastAsia="Times New Roman" w:cs="Times New Roman"/>
          <w:bCs/>
          <w:iCs/>
          <w:sz w:val="20"/>
          <w:szCs w:val="20"/>
        </w:rPr>
        <w:t xml:space="preserve">(The China Society for Human Rights Studies, (CSHRS) has become China’s largest non-governmental organization devoted to promoting human </w:t>
      </w:r>
      <w:proofErr w:type="gramStart"/>
      <w:r w:rsidRPr="00A9291C">
        <w:rPr>
          <w:rFonts w:eastAsia="Times New Roman" w:cs="Times New Roman"/>
          <w:bCs/>
          <w:iCs/>
          <w:sz w:val="20"/>
          <w:szCs w:val="20"/>
        </w:rPr>
        <w:t>rights.“</w:t>
      </w:r>
      <w:proofErr w:type="gramEnd"/>
      <w:r w:rsidRPr="00A9291C">
        <w:rPr>
          <w:rFonts w:eastAsia="Times New Roman" w:cs="Times New Roman"/>
          <w:bCs/>
          <w:iCs/>
          <w:sz w:val="20"/>
          <w:szCs w:val="20"/>
        </w:rPr>
        <w:t>U.S. commits serious crimes of violating human rights in the Middle East and beyond” 8/9/22. Xinhua News Agency</w:t>
      </w:r>
      <w:proofErr w:type="gramStart"/>
      <w:r w:rsidRPr="00A9291C">
        <w:rPr>
          <w:rFonts w:eastAsia="Times New Roman" w:cs="Times New Roman"/>
          <w:bCs/>
          <w:iCs/>
          <w:sz w:val="20"/>
          <w:szCs w:val="20"/>
        </w:rPr>
        <w:t>. .</w:t>
      </w:r>
      <w:proofErr w:type="gramEnd"/>
      <w:r w:rsidRPr="00A9291C">
        <w:rPr>
          <w:rFonts w:eastAsia="Times New Roman" w:cs="Times New Roman"/>
          <w:bCs/>
          <w:iCs/>
          <w:sz w:val="20"/>
          <w:szCs w:val="20"/>
        </w:rPr>
        <w:t>) bxJS</w:t>
      </w:r>
    </w:p>
    <w:p w14:paraId="352D5F49" w14:textId="77777777" w:rsidR="00A9291C" w:rsidRPr="00A9291C" w:rsidRDefault="00A9291C" w:rsidP="00A9291C">
      <w:pPr>
        <w:rPr>
          <w:rFonts w:eastAsia="Aptos"/>
          <w:sz w:val="16"/>
          <w:szCs w:val="16"/>
        </w:rPr>
      </w:pPr>
      <w:r w:rsidRPr="00A9291C">
        <w:rPr>
          <w:rFonts w:eastAsia="Aptos"/>
          <w:b/>
          <w:bCs/>
          <w:sz w:val="20"/>
          <w:szCs w:val="20"/>
        </w:rPr>
        <w:br/>
      </w:r>
      <w:r w:rsidRPr="00A9291C">
        <w:rPr>
          <w:rFonts w:eastAsia="Aptos"/>
          <w:sz w:val="16"/>
          <w:szCs w:val="16"/>
        </w:rPr>
        <w:t xml:space="preserve">2. Forced transformation, unilateral sanctions, severe infringement of people's rights to development, life and health </w:t>
      </w:r>
      <w:r w:rsidRPr="00A9291C">
        <w:rPr>
          <w:rFonts w:eastAsia="Aptos"/>
          <w:shd w:val="clear" w:color="auto" w:fill="00FFFF"/>
        </w:rPr>
        <w:t>The U</w:t>
      </w:r>
      <w:r w:rsidRPr="00A9291C">
        <w:rPr>
          <w:rFonts w:eastAsia="Aptos"/>
        </w:rPr>
        <w:t xml:space="preserve">nited </w:t>
      </w:r>
      <w:r w:rsidRPr="00A9291C">
        <w:rPr>
          <w:rFonts w:eastAsia="Aptos"/>
          <w:shd w:val="clear" w:color="auto" w:fill="00FFFF"/>
        </w:rPr>
        <w:t>S</w:t>
      </w:r>
      <w:r w:rsidRPr="00A9291C">
        <w:rPr>
          <w:rFonts w:eastAsia="Aptos"/>
        </w:rPr>
        <w:t xml:space="preserve">tates </w:t>
      </w:r>
      <w:r w:rsidRPr="00A9291C">
        <w:rPr>
          <w:rFonts w:eastAsia="Aptos"/>
          <w:shd w:val="clear" w:color="auto" w:fill="00FFFF"/>
        </w:rPr>
        <w:t>has</w:t>
      </w:r>
      <w:r w:rsidRPr="00A9291C">
        <w:rPr>
          <w:rFonts w:eastAsia="Aptos"/>
        </w:rPr>
        <w:t xml:space="preserve"> wantonly </w:t>
      </w:r>
      <w:r w:rsidRPr="00A9291C">
        <w:rPr>
          <w:rFonts w:eastAsia="Aptos"/>
          <w:shd w:val="clear" w:color="auto" w:fill="00FFFF"/>
        </w:rPr>
        <w:t>suppressed</w:t>
      </w:r>
      <w:r w:rsidRPr="00A9291C">
        <w:rPr>
          <w:rFonts w:eastAsia="Aptos"/>
        </w:rPr>
        <w:t xml:space="preserve"> non-compliant </w:t>
      </w:r>
      <w:r w:rsidRPr="00A9291C">
        <w:rPr>
          <w:rFonts w:eastAsia="Aptos"/>
          <w:shd w:val="clear" w:color="auto" w:fill="00FFFF"/>
        </w:rPr>
        <w:t>countries</w:t>
      </w:r>
      <w:r w:rsidRPr="00A9291C">
        <w:rPr>
          <w:rFonts w:eastAsia="Aptos"/>
        </w:rPr>
        <w:t xml:space="preserve"> and organizations </w:t>
      </w:r>
      <w:r w:rsidRPr="00A9291C">
        <w:rPr>
          <w:rFonts w:eastAsia="Aptos"/>
          <w:shd w:val="clear" w:color="auto" w:fill="00FFFF"/>
        </w:rPr>
        <w:t>in the Middle East</w:t>
      </w:r>
      <w:r w:rsidRPr="00A9291C">
        <w:rPr>
          <w:rFonts w:eastAsia="Aptos"/>
        </w:rPr>
        <w:t xml:space="preserve">, and coercively promoted American values in the region, </w:t>
      </w:r>
      <w:proofErr w:type="gramStart"/>
      <w:r w:rsidRPr="00A9291C">
        <w:rPr>
          <w:rFonts w:eastAsia="Aptos"/>
        </w:rPr>
        <w:t xml:space="preserve">so as </w:t>
      </w:r>
      <w:r w:rsidRPr="00A9291C">
        <w:rPr>
          <w:rFonts w:eastAsia="Aptos"/>
          <w:shd w:val="clear" w:color="auto" w:fill="00FFFF"/>
        </w:rPr>
        <w:t>to</w:t>
      </w:r>
      <w:proofErr w:type="gramEnd"/>
      <w:r w:rsidRPr="00A9291C">
        <w:rPr>
          <w:rFonts w:eastAsia="Aptos"/>
          <w:shd w:val="clear" w:color="auto" w:fill="00FFFF"/>
        </w:rPr>
        <w:t xml:space="preserve"> ensure U.S.-dominated global</w:t>
      </w:r>
      <w:r w:rsidRPr="00A9291C">
        <w:rPr>
          <w:rFonts w:eastAsia="Aptos"/>
        </w:rPr>
        <w:t xml:space="preserve"> political, economic and </w:t>
      </w:r>
      <w:r w:rsidRPr="00A9291C">
        <w:rPr>
          <w:rFonts w:eastAsia="Aptos"/>
          <w:shd w:val="clear" w:color="auto" w:fill="00FFFF"/>
        </w:rPr>
        <w:t>security</w:t>
      </w:r>
      <w:r w:rsidRPr="00A9291C">
        <w:rPr>
          <w:rFonts w:eastAsia="Aptos"/>
        </w:rPr>
        <w:t xml:space="preserve"> orders. Its essential goal is </w:t>
      </w:r>
      <w:r w:rsidRPr="00A9291C">
        <w:rPr>
          <w:rFonts w:eastAsia="Aptos"/>
          <w:shd w:val="clear" w:color="auto" w:fill="00FFFF"/>
        </w:rPr>
        <w:t>to maintain</w:t>
      </w:r>
      <w:r w:rsidRPr="00A9291C">
        <w:rPr>
          <w:rFonts w:eastAsia="Aptos"/>
        </w:rPr>
        <w:t xml:space="preserve"> America's military, economic and conceptual </w:t>
      </w:r>
      <w:r w:rsidRPr="00A9291C">
        <w:rPr>
          <w:rFonts w:eastAsia="Aptos"/>
          <w:shd w:val="clear" w:color="auto" w:fill="00FFFF"/>
        </w:rPr>
        <w:t>hegemony</w:t>
      </w:r>
      <w:r w:rsidRPr="00A9291C">
        <w:rPr>
          <w:rFonts w:eastAsia="Aptos"/>
        </w:rPr>
        <w:t xml:space="preserve">, </w:t>
      </w:r>
      <w:r w:rsidRPr="00A9291C">
        <w:rPr>
          <w:rFonts w:eastAsia="Aptos"/>
          <w:shd w:val="clear" w:color="auto" w:fill="00FFFF"/>
        </w:rPr>
        <w:t>which</w:t>
      </w:r>
      <w:r w:rsidRPr="00A9291C">
        <w:rPr>
          <w:rFonts w:eastAsia="Aptos"/>
        </w:rPr>
        <w:t xml:space="preserve"> in consequence has altered the independent development paths of regional countries and </w:t>
      </w:r>
      <w:r w:rsidRPr="00A9291C">
        <w:rPr>
          <w:rFonts w:eastAsia="Aptos"/>
          <w:shd w:val="clear" w:color="auto" w:fill="00FFFF"/>
        </w:rPr>
        <w:t>severely undermined</w:t>
      </w:r>
      <w:r w:rsidRPr="00A9291C">
        <w:rPr>
          <w:rFonts w:eastAsia="Aptos"/>
        </w:rPr>
        <w:t xml:space="preserve"> the sovereignty of related countries in the Middle East as well as their </w:t>
      </w:r>
      <w:r w:rsidRPr="00A9291C">
        <w:rPr>
          <w:rFonts w:eastAsia="Aptos"/>
          <w:shd w:val="clear" w:color="auto" w:fill="00FFFF"/>
        </w:rPr>
        <w:t>people's rights</w:t>
      </w:r>
      <w:r w:rsidRPr="00A9291C">
        <w:rPr>
          <w:rFonts w:eastAsia="Aptos"/>
        </w:rPr>
        <w:t xml:space="preserve"> to development and health. First, the United States subverted governments, interfered in other countries' internal affairs, and infringed upon others' sovereignty and human rights.</w:t>
      </w:r>
      <w:r w:rsidRPr="00A9291C">
        <w:rPr>
          <w:rFonts w:eastAsia="Aptos"/>
          <w:sz w:val="16"/>
          <w:szCs w:val="16"/>
        </w:rPr>
        <w:t xml:space="preserve"> On one hand, after the end of the Cold War</w:t>
      </w:r>
      <w:r w:rsidRPr="00A9291C">
        <w:rPr>
          <w:rFonts w:eastAsia="Aptos"/>
          <w:sz w:val="16"/>
          <w:szCs w:val="16"/>
          <w:shd w:val="clear" w:color="auto" w:fill="00FFFF"/>
        </w:rPr>
        <w:t xml:space="preserve">, </w:t>
      </w:r>
      <w:proofErr w:type="gramStart"/>
      <w:r w:rsidRPr="00A9291C">
        <w:rPr>
          <w:rFonts w:eastAsia="Aptos"/>
          <w:shd w:val="clear" w:color="auto" w:fill="00FFFF"/>
        </w:rPr>
        <w:t>in order to</w:t>
      </w:r>
      <w:proofErr w:type="gramEnd"/>
      <w:r w:rsidRPr="00A9291C">
        <w:rPr>
          <w:rFonts w:eastAsia="Aptos"/>
          <w:shd w:val="clear" w:color="auto" w:fill="00FFFF"/>
        </w:rPr>
        <w:t xml:space="preserve"> secure absolute dominance</w:t>
      </w:r>
      <w:r w:rsidRPr="00A9291C">
        <w:rPr>
          <w:rFonts w:eastAsia="Aptos"/>
        </w:rPr>
        <w:t xml:space="preserve"> over the Middle East and other places, </w:t>
      </w:r>
      <w:r w:rsidRPr="00A9291C">
        <w:rPr>
          <w:rFonts w:eastAsia="Aptos"/>
          <w:shd w:val="clear" w:color="auto" w:fill="00FFFF"/>
        </w:rPr>
        <w:t>the U</w:t>
      </w:r>
      <w:r w:rsidRPr="00A9291C">
        <w:rPr>
          <w:rFonts w:eastAsia="Aptos"/>
        </w:rPr>
        <w:t xml:space="preserve">nited </w:t>
      </w:r>
      <w:r w:rsidRPr="00A9291C">
        <w:rPr>
          <w:rFonts w:eastAsia="Aptos"/>
          <w:shd w:val="clear" w:color="auto" w:fill="00FFFF"/>
        </w:rPr>
        <w:t>S</w:t>
      </w:r>
      <w:r w:rsidRPr="00A9291C">
        <w:rPr>
          <w:rFonts w:eastAsia="Aptos"/>
        </w:rPr>
        <w:t xml:space="preserve">tates </w:t>
      </w:r>
      <w:r w:rsidRPr="00A9291C">
        <w:rPr>
          <w:rFonts w:eastAsia="Aptos"/>
          <w:shd w:val="clear" w:color="auto" w:fill="00FFFF"/>
        </w:rPr>
        <w:t>launched wars</w:t>
      </w:r>
      <w:r w:rsidRPr="00A9291C">
        <w:rPr>
          <w:rFonts w:eastAsia="Aptos"/>
        </w:rPr>
        <w:t xml:space="preserve"> against non-compliant sovereign countries in the region to directly push for regime change, </w:t>
      </w:r>
      <w:r w:rsidRPr="00A9291C">
        <w:rPr>
          <w:rFonts w:eastAsia="Aptos"/>
          <w:shd w:val="clear" w:color="auto" w:fill="00FFFF"/>
        </w:rPr>
        <w:t>and then forcibly transplanted "American democracy"</w:t>
      </w:r>
      <w:r w:rsidRPr="00A9291C">
        <w:rPr>
          <w:rFonts w:eastAsia="Aptos"/>
        </w:rPr>
        <w:t xml:space="preserve"> and transformed regional countries' systems and development paths. The most typical </w:t>
      </w:r>
      <w:r w:rsidRPr="00A9291C">
        <w:rPr>
          <w:rFonts w:eastAsia="Aptos"/>
          <w:shd w:val="clear" w:color="auto" w:fill="00FFFF"/>
        </w:rPr>
        <w:t>examples are</w:t>
      </w:r>
      <w:r w:rsidRPr="00A9291C">
        <w:rPr>
          <w:rFonts w:eastAsia="Aptos"/>
        </w:rPr>
        <w:t xml:space="preserve"> its </w:t>
      </w:r>
      <w:r w:rsidRPr="00A9291C">
        <w:rPr>
          <w:rFonts w:eastAsia="Aptos"/>
          <w:shd w:val="clear" w:color="auto" w:fill="00FFFF"/>
        </w:rPr>
        <w:t>invasion of Afghanistan and Iraq</w:t>
      </w:r>
      <w:r w:rsidRPr="00A9291C">
        <w:rPr>
          <w:rFonts w:eastAsia="Aptos"/>
        </w:rPr>
        <w:t xml:space="preserve"> in 2001 and 2003 respectively to overthrow the governments it disliked.</w:t>
      </w:r>
      <w:r w:rsidRPr="00A9291C">
        <w:rPr>
          <w:rFonts w:eastAsia="Aptos"/>
          <w:sz w:val="16"/>
          <w:szCs w:val="16"/>
        </w:rPr>
        <w:t xml:space="preserve"> On the other hand, the United States has long supported the infiltration of non-governmental organizations and proxies in the Middle East </w:t>
      </w:r>
      <w:proofErr w:type="gramStart"/>
      <w:r w:rsidRPr="00A9291C">
        <w:rPr>
          <w:rFonts w:eastAsia="Aptos"/>
          <w:sz w:val="16"/>
          <w:szCs w:val="16"/>
        </w:rPr>
        <w:t>society, and</w:t>
      </w:r>
      <w:proofErr w:type="gramEnd"/>
      <w:r w:rsidRPr="00A9291C">
        <w:rPr>
          <w:rFonts w:eastAsia="Aptos"/>
          <w:sz w:val="16"/>
          <w:szCs w:val="16"/>
        </w:rPr>
        <w:t xml:space="preserve"> repeatedly changed the development paths of the Middle East countries by means of "color revolution." As a "pawn" and "white glove" of the U.S. government in its bid to interfere in other countries' internal affairs and instigate separatism and confrontation, the National Endowment for Democracy has served the strategic interests of the United States by carrying out long-term infiltration and subversion activities against Middle East countries. Its record has been notorious. With continuous financial support from the White House and the U.S. Congress and by obeying orders from </w:t>
      </w:r>
      <w:r w:rsidRPr="00A9291C">
        <w:rPr>
          <w:rFonts w:eastAsia="Aptos"/>
        </w:rPr>
        <w:t>the U.S. government</w:t>
      </w:r>
      <w:r w:rsidRPr="00A9291C">
        <w:rPr>
          <w:rFonts w:eastAsia="Aptos"/>
          <w:sz w:val="16"/>
          <w:szCs w:val="16"/>
        </w:rPr>
        <w:t xml:space="preserve">, the organization </w:t>
      </w:r>
      <w:r w:rsidRPr="00A9291C">
        <w:rPr>
          <w:rFonts w:eastAsia="Aptos"/>
        </w:rPr>
        <w:t>incited color revolutions in Egypt, Yemen, Jordan, Algeria, Syria, Libya and other countries</w:t>
      </w:r>
      <w:r w:rsidRPr="00A9291C">
        <w:rPr>
          <w:rFonts w:eastAsia="Aptos"/>
          <w:sz w:val="16"/>
          <w:szCs w:val="16"/>
        </w:rPr>
        <w:t xml:space="preserve"> by providing funding to pro-U.S. individuals and </w:t>
      </w:r>
      <w:proofErr w:type="gramStart"/>
      <w:r w:rsidRPr="00A9291C">
        <w:rPr>
          <w:rFonts w:eastAsia="Aptos"/>
          <w:sz w:val="16"/>
          <w:szCs w:val="16"/>
        </w:rPr>
        <w:t>groups, and</w:t>
      </w:r>
      <w:proofErr w:type="gramEnd"/>
      <w:r w:rsidRPr="00A9291C">
        <w:rPr>
          <w:rFonts w:eastAsia="Aptos"/>
          <w:sz w:val="16"/>
          <w:szCs w:val="16"/>
        </w:rPr>
        <w:t xml:space="preserve"> was the key mastermind of the "Arab Spring." </w:t>
      </w:r>
      <w:r w:rsidRPr="00A9291C">
        <w:rPr>
          <w:rFonts w:eastAsia="Aptos"/>
          <w:shd w:val="clear" w:color="auto" w:fill="00FFFF"/>
        </w:rPr>
        <w:t>The U</w:t>
      </w:r>
      <w:r w:rsidRPr="00A9291C">
        <w:rPr>
          <w:rFonts w:eastAsia="Aptos"/>
        </w:rPr>
        <w:t xml:space="preserve">nited </w:t>
      </w:r>
      <w:r w:rsidRPr="00A9291C">
        <w:rPr>
          <w:rFonts w:eastAsia="Aptos"/>
          <w:shd w:val="clear" w:color="auto" w:fill="00FFFF"/>
        </w:rPr>
        <w:t>S</w:t>
      </w:r>
      <w:r w:rsidRPr="00A9291C">
        <w:rPr>
          <w:rFonts w:eastAsia="Aptos"/>
        </w:rPr>
        <w:t xml:space="preserve">tates </w:t>
      </w:r>
      <w:r w:rsidRPr="00A9291C">
        <w:rPr>
          <w:rFonts w:eastAsia="Aptos"/>
          <w:shd w:val="clear" w:color="auto" w:fill="00FFFF"/>
        </w:rPr>
        <w:t xml:space="preserve">attempts to </w:t>
      </w:r>
      <w:r w:rsidRPr="00A9291C">
        <w:rPr>
          <w:rFonts w:eastAsia="Aptos"/>
        </w:rPr>
        <w:t xml:space="preserve">transform regional countries and </w:t>
      </w:r>
      <w:r w:rsidRPr="00A9291C">
        <w:rPr>
          <w:rFonts w:eastAsia="Aptos"/>
          <w:shd w:val="clear" w:color="auto" w:fill="00FFFF"/>
        </w:rPr>
        <w:t>establish</w:t>
      </w:r>
      <w:r w:rsidRPr="00A9291C">
        <w:rPr>
          <w:rFonts w:eastAsia="Aptos"/>
        </w:rPr>
        <w:t xml:space="preserve"> fragile, dependent regimes to serve its global </w:t>
      </w:r>
      <w:r w:rsidRPr="00A9291C">
        <w:rPr>
          <w:rFonts w:eastAsia="Aptos"/>
          <w:shd w:val="clear" w:color="auto" w:fill="00FFFF"/>
        </w:rPr>
        <w:t>hegemony.</w:t>
      </w:r>
      <w:r w:rsidRPr="00A9291C">
        <w:rPr>
          <w:rFonts w:eastAsia="Aptos"/>
        </w:rPr>
        <w:t xml:space="preserve"> Its forced "institutional exports" with strong hegemonic undertones have crippled regional countries' efforts to independently explore their development paths and caused a series of disastrous consequences. Its forced </w:t>
      </w:r>
      <w:r w:rsidRPr="00A9291C">
        <w:rPr>
          <w:rFonts w:eastAsia="Aptos"/>
          <w:shd w:val="clear" w:color="auto" w:fill="00FFFF"/>
        </w:rPr>
        <w:t>transformation</w:t>
      </w:r>
      <w:r w:rsidRPr="00A9291C">
        <w:rPr>
          <w:rFonts w:eastAsia="Aptos"/>
        </w:rPr>
        <w:t xml:space="preserve"> of Afghanistan, Iraq, Syria and Libya, among many others, has </w:t>
      </w:r>
      <w:r w:rsidRPr="00A9291C">
        <w:rPr>
          <w:rFonts w:eastAsia="Aptos"/>
          <w:shd w:val="clear" w:color="auto" w:fill="00FFFF"/>
        </w:rPr>
        <w:t>disrupted</w:t>
      </w:r>
      <w:r w:rsidRPr="00A9291C">
        <w:rPr>
          <w:rFonts w:eastAsia="Aptos"/>
        </w:rPr>
        <w:t xml:space="preserve"> political </w:t>
      </w:r>
      <w:r w:rsidRPr="00A9291C">
        <w:rPr>
          <w:rFonts w:eastAsia="Aptos"/>
          <w:shd w:val="clear" w:color="auto" w:fill="00FFFF"/>
        </w:rPr>
        <w:t>order</w:t>
      </w:r>
      <w:r w:rsidRPr="00A9291C">
        <w:rPr>
          <w:rFonts w:eastAsia="Aptos"/>
        </w:rPr>
        <w:t xml:space="preserve">, and destroyed social and national cohesion in these countries. Such acts of toppling the governments of other countries by force, interference in the internal affairs of other countries, and forcible </w:t>
      </w:r>
      <w:r w:rsidRPr="00A9291C">
        <w:rPr>
          <w:rFonts w:eastAsia="Aptos"/>
          <w:shd w:val="clear" w:color="auto" w:fill="00FFFF"/>
        </w:rPr>
        <w:t>export of</w:t>
      </w:r>
      <w:r w:rsidRPr="00A9291C">
        <w:rPr>
          <w:rFonts w:eastAsia="Aptos"/>
        </w:rPr>
        <w:t xml:space="preserve"> the so-called </w:t>
      </w:r>
      <w:r w:rsidRPr="00A9291C">
        <w:rPr>
          <w:rFonts w:eastAsia="Aptos"/>
          <w:shd w:val="clear" w:color="auto" w:fill="00FFFF"/>
        </w:rPr>
        <w:t>"democracy"</w:t>
      </w:r>
      <w:r w:rsidRPr="00A9291C">
        <w:rPr>
          <w:rFonts w:eastAsia="Aptos"/>
        </w:rPr>
        <w:t xml:space="preserve"> not only violated the basic norms of international relations such as prohibiting the use of force and non-interference in internal affairs, but also seriously </w:t>
      </w:r>
      <w:r w:rsidRPr="00A9291C">
        <w:rPr>
          <w:rFonts w:eastAsia="Aptos"/>
          <w:shd w:val="clear" w:color="auto" w:fill="00FFFF"/>
        </w:rPr>
        <w:t>violated</w:t>
      </w:r>
      <w:r w:rsidRPr="00A9291C">
        <w:rPr>
          <w:rFonts w:eastAsia="Aptos"/>
        </w:rPr>
        <w:t xml:space="preserve"> the rights of the people of the relevant countries to choose their own development paths as well as their basic </w:t>
      </w:r>
      <w:r w:rsidRPr="00A9291C">
        <w:rPr>
          <w:rFonts w:eastAsia="Aptos"/>
          <w:shd w:val="clear" w:color="auto" w:fill="00FFFF"/>
        </w:rPr>
        <w:t>human rights.</w:t>
      </w:r>
      <w:r w:rsidRPr="00A9291C">
        <w:rPr>
          <w:rFonts w:eastAsia="Aptos"/>
          <w:sz w:val="16"/>
          <w:szCs w:val="16"/>
        </w:rPr>
        <w:t xml:space="preserve"> Second, the United States has abused unilateral sanctions against sovereign countries, causing severe economic losses and a decline in the quality of life of the people in those countries. The United States is the only "sanctions superpower" in the world. According to the Treasury 2021 sanctions review, the United States has had more than 9,400 sanctions in effect by the 2021 fiscal year. Since 1979, the United States has imposed various unilateral sanctions on Iran and other countries. In 1996, it issued the Iran and Libya Sanctions Act of 1996, forbidding foreign companies from investing in Iran's and Libya's energy industry, and implementing long-arm jurisdiction, which is gravely harmful and has had a far-reaching impact. Since then, the United States has imposed </w:t>
      </w:r>
      <w:proofErr w:type="gramStart"/>
      <w:r w:rsidRPr="00A9291C">
        <w:rPr>
          <w:rFonts w:eastAsia="Aptos"/>
          <w:sz w:val="16"/>
          <w:szCs w:val="16"/>
        </w:rPr>
        <w:t>more and more</w:t>
      </w:r>
      <w:proofErr w:type="gramEnd"/>
      <w:r w:rsidRPr="00A9291C">
        <w:rPr>
          <w:rFonts w:eastAsia="Aptos"/>
          <w:sz w:val="16"/>
          <w:szCs w:val="16"/>
        </w:rPr>
        <w:t xml:space="preserve"> sanctions on Iran. The Trump administration exerted sanctions and maximum pressure on Iran </w:t>
      </w:r>
      <w:proofErr w:type="gramStart"/>
      <w:r w:rsidRPr="00A9291C">
        <w:rPr>
          <w:rFonts w:eastAsia="Aptos"/>
          <w:sz w:val="16"/>
          <w:szCs w:val="16"/>
        </w:rPr>
        <w:t>in an attempt to</w:t>
      </w:r>
      <w:proofErr w:type="gramEnd"/>
      <w:r w:rsidRPr="00A9291C">
        <w:rPr>
          <w:rFonts w:eastAsia="Aptos"/>
          <w:sz w:val="16"/>
          <w:szCs w:val="16"/>
        </w:rPr>
        <w:t xml:space="preserve"> effect change and overthrow the Iranian government. Former Iranian President Hassan Rouhani, while in office, said U.S. sanctions imposed by the Trump administration cost Iran at least 200 billion U.S. dollars in economic losses, describing U.S. sanctions as inhumane and a terrorist act against the entire Iranian nation. From 1980 to 1992, the United States imposed unilateral sanctions on Libya, and from 1992 to 2003, it coerced and roped in its allies to expand the unilateral sanctions against Libya. The World Bank said the Libyan economy has lost 18 billion dollars due to sanctions, while an official Libyan estimate put the loss at 33 billion dollars. After the first Gulf War, the United States imposed brutal unilateral sanctions on Iraq with severe consequences. From August 1990 to May 2003, sanctions cost Iraq 150 billion dollars in losses of oil revenues. To date, Iraq's per capita annual income has fallen short of its 1990 level (7,050 dollars). In addition, the sanctions have caused a serious humanitarian disaster in Iraq, with the infant mortality rate doubling and the under-five mortality rate increasing sevenfold. Meanwhile, Iraq's education, health and social security systems were destroyed, and its literacy rate fell from 89 percent in 1987 to 57 percent in 1997. After withdrawing its troops from Afghanistan in 2021, the United States has not only imposed economic sanctions on </w:t>
      </w:r>
      <w:proofErr w:type="gramStart"/>
      <w:r w:rsidRPr="00A9291C">
        <w:rPr>
          <w:rFonts w:eastAsia="Aptos"/>
          <w:sz w:val="16"/>
          <w:szCs w:val="16"/>
        </w:rPr>
        <w:t>Afghanistan, but</w:t>
      </w:r>
      <w:proofErr w:type="gramEnd"/>
      <w:r w:rsidRPr="00A9291C">
        <w:rPr>
          <w:rFonts w:eastAsia="Aptos"/>
          <w:sz w:val="16"/>
          <w:szCs w:val="16"/>
        </w:rPr>
        <w:t xml:space="preserve"> also froze billions of dollars of foreign exchange reserves of the Afghan central bank, bringing the Afghan economy to the brink of collapse and worsening the life of the people. World Food Program officials pointed out that the U.S. economic sanctions on Afghanistan </w:t>
      </w:r>
      <w:proofErr w:type="gramStart"/>
      <w:r w:rsidRPr="00A9291C">
        <w:rPr>
          <w:rFonts w:eastAsia="Aptos"/>
          <w:sz w:val="16"/>
          <w:szCs w:val="16"/>
        </w:rPr>
        <w:t>has</w:t>
      </w:r>
      <w:proofErr w:type="gramEnd"/>
      <w:r w:rsidRPr="00A9291C">
        <w:rPr>
          <w:rFonts w:eastAsia="Aptos"/>
          <w:sz w:val="16"/>
          <w:szCs w:val="16"/>
        </w:rPr>
        <w:t xml:space="preserve"> exacerbated the local food crisis, with 98 percent of Afghans not consuming enough food and nearly half of children under 5-year-old going to be in a state of severe malnutrition. However, on Feb. 11, 2022, U.S. President Joe Biden signed an executive order demanding that the 7-billion-dollar frozen assets of the Afghan Central Bank in the United States be divided equally, with half of the money going to a fund for 9/11 victims and the other half to an account of the Federal Reserve Bank of New York to "help the Afghan people," while making clear that the assets would not be returned to the Taliban authorities. The U.S. </w:t>
      </w:r>
      <w:r w:rsidRPr="00A9291C">
        <w:rPr>
          <w:rFonts w:eastAsia="Aptos"/>
          <w:sz w:val="18"/>
          <w:szCs w:val="18"/>
        </w:rPr>
        <w:t xml:space="preserve">government's blatant plundering of the Afghan people's properties, a hegemonic act, has been widely condemned by the international community. In an article published in Foreign Affairs magazine, Daniel W. Drezner, a professor with Tufts University, criticized the abuse of economic coercion by successive U.S. governments. Sanctions have become the go-to solution for nearly every foreign policy problem, which </w:t>
      </w:r>
      <w:proofErr w:type="gramStart"/>
      <w:r w:rsidRPr="00A9291C">
        <w:rPr>
          <w:rFonts w:eastAsia="Aptos"/>
          <w:sz w:val="18"/>
          <w:szCs w:val="18"/>
        </w:rPr>
        <w:t>do</w:t>
      </w:r>
      <w:proofErr w:type="gramEnd"/>
      <w:r w:rsidRPr="00A9291C">
        <w:rPr>
          <w:rFonts w:eastAsia="Aptos"/>
          <w:sz w:val="18"/>
          <w:szCs w:val="18"/>
        </w:rPr>
        <w:t xml:space="preserve"> not work but exact a humanitarian toll. The unilateral sanctions imposed by the United States against countries in the Middle East and elsewhere have ultimately hurt the ordinary </w:t>
      </w:r>
      <w:proofErr w:type="gramStart"/>
      <w:r w:rsidRPr="00A9291C">
        <w:rPr>
          <w:rFonts w:eastAsia="Aptos"/>
          <w:sz w:val="18"/>
          <w:szCs w:val="18"/>
        </w:rPr>
        <w:t>people, and</w:t>
      </w:r>
      <w:proofErr w:type="gramEnd"/>
      <w:r w:rsidRPr="00A9291C">
        <w:rPr>
          <w:rFonts w:eastAsia="Aptos"/>
          <w:sz w:val="18"/>
          <w:szCs w:val="18"/>
        </w:rPr>
        <w:t xml:space="preserve"> seriously undermined the right to development of the sanctioned countries and their people. Third, the United States has created </w:t>
      </w:r>
      <w:proofErr w:type="gramStart"/>
      <w:r w:rsidRPr="00A9291C">
        <w:rPr>
          <w:rFonts w:eastAsia="Aptos"/>
          <w:sz w:val="18"/>
          <w:szCs w:val="18"/>
        </w:rPr>
        <w:t>humanitarians</w:t>
      </w:r>
      <w:proofErr w:type="gramEnd"/>
      <w:r w:rsidRPr="00A9291C">
        <w:rPr>
          <w:rFonts w:eastAsia="Aptos"/>
          <w:sz w:val="18"/>
          <w:szCs w:val="18"/>
        </w:rPr>
        <w:t xml:space="preserve"> crises, severely undermining the right to health of the people in related countries. The U.S.-initiated Gulf War, the Iraq war and subsequent violent conflicts have destroyed much of Iraq's infrastructure, grossly reduced the capacity of the country's public services, and the people are faced with a lack of water, electricity and medical care, with the poor, children, widows, the elderly and other most vulnerable groups suffering the most. Take the health sector for example. After the Gulf War, the level of medical care in Iraq declined significantly. In 1990, 97 percent of Iraq's urban population and 71 percent of its rural population had access to public health services. After the Iraq war in 2003, some 20,000 local doctors </w:t>
      </w:r>
      <w:proofErr w:type="gramStart"/>
      <w:r w:rsidRPr="00A9291C">
        <w:rPr>
          <w:rFonts w:eastAsia="Aptos"/>
          <w:sz w:val="18"/>
          <w:szCs w:val="18"/>
        </w:rPr>
        <w:t>fled</w:t>
      </w:r>
      <w:proofErr w:type="gramEnd"/>
      <w:r w:rsidRPr="00A9291C">
        <w:rPr>
          <w:rFonts w:eastAsia="Aptos"/>
          <w:sz w:val="18"/>
          <w:szCs w:val="18"/>
        </w:rPr>
        <w:t xml:space="preserve"> and many medical facilities were ruined in the fighting. As a result of the damage to power plants and water treatment facilities caused by U.S. bombings, the number of people suffering from diarrhoeal diseases was four times higher than pre-war level. In Mosul, Iraq's second largest city, nine of its 13 hospitals were destroyed, leaving this city of 1.8 million people with a meager 1,000 hospital beds available. In addition, when the United States launched the Iraq War, it used depleted uranium munitions in large quantities, causing enormous damage to the health of the local population and seriously violating their right to health. Turning a blind eye to the global spread of the COVID-19 pandemic, the U.S. government still insists on imposing unilateral sanctions on Iran, Syria and other countries, making it difficult for the sanctioned countries to obtain medical supplies needed to fight the pandemic. In 2020, UN High Commissioner for Human Rights Michelle Bachelet said: "At this crucial time, both for global public health reasons, and to support the rights and lives of millions of people in these countries, sectoral sanctions should be eased or suspended. In </w:t>
      </w:r>
      <w:proofErr w:type="gramStart"/>
      <w:r w:rsidRPr="00A9291C">
        <w:rPr>
          <w:rFonts w:eastAsia="Aptos"/>
          <w:sz w:val="18"/>
          <w:szCs w:val="18"/>
        </w:rPr>
        <w:t>a context</w:t>
      </w:r>
      <w:proofErr w:type="gramEnd"/>
      <w:r w:rsidRPr="00A9291C">
        <w:rPr>
          <w:rFonts w:eastAsia="Aptos"/>
          <w:sz w:val="18"/>
          <w:szCs w:val="18"/>
        </w:rPr>
        <w:t xml:space="preserve"> of global pandemic, impeding medical efforts in one country heightens the risk for all of us." As a result of the sanctions, Iran ha</w:t>
      </w:r>
      <w:r w:rsidRPr="00A9291C">
        <w:rPr>
          <w:rFonts w:eastAsia="Aptos"/>
          <w:sz w:val="16"/>
          <w:szCs w:val="16"/>
        </w:rPr>
        <w:t xml:space="preserve">s been unable to import essential medicines and medical equipment, which has seriously affected the health of millions of Iranians. The Iranian government applied for a 5-billion-U.S.-dollar special loan from the IMF to raise funds against the COVID-19 </w:t>
      </w:r>
      <w:proofErr w:type="gramStart"/>
      <w:r w:rsidRPr="00A9291C">
        <w:rPr>
          <w:rFonts w:eastAsia="Aptos"/>
          <w:sz w:val="16"/>
          <w:szCs w:val="16"/>
        </w:rPr>
        <w:t>pandemic, but</w:t>
      </w:r>
      <w:proofErr w:type="gramEnd"/>
      <w:r w:rsidRPr="00A9291C">
        <w:rPr>
          <w:rFonts w:eastAsia="Aptos"/>
          <w:sz w:val="16"/>
          <w:szCs w:val="16"/>
        </w:rPr>
        <w:t xml:space="preserve"> was blocked by the United States. The United States has blocked Iran's access to COVID-19 vaccines by freezing Iran's overseas funds and threatening vaccine suppliers. In 2020, Iran said it had tried three times to pay for vaccines under COVAX, the WHO's COVID-19 Implementation Plan, but failed due to U.S. sanctions and restrictions. According to an op-ed published by the Brookings Institute, rather than easing sanctions to help Iran manage the pandemic better, the United States piled on more sanctions. Had sanctions eased when the pandemic hit Iran, the article said, 13,000 lives could have been saved. 3. </w:t>
      </w:r>
      <w:r w:rsidRPr="00A9291C">
        <w:rPr>
          <w:rFonts w:eastAsia="Aptos"/>
        </w:rPr>
        <w:t xml:space="preserve">Create "clash of civilizations" and abuse imprisonment and torture, violating freedom of religion and human dignity Showing no respect for the diversity of civilizations, </w:t>
      </w:r>
      <w:r w:rsidRPr="00A9291C">
        <w:rPr>
          <w:rFonts w:eastAsia="Aptos"/>
          <w:shd w:val="clear" w:color="auto" w:fill="00FFFF"/>
        </w:rPr>
        <w:t>the U</w:t>
      </w:r>
      <w:r w:rsidRPr="00A9291C">
        <w:rPr>
          <w:rFonts w:eastAsia="Aptos"/>
        </w:rPr>
        <w:t xml:space="preserve">nited </w:t>
      </w:r>
      <w:r w:rsidRPr="00A9291C">
        <w:rPr>
          <w:rFonts w:eastAsia="Aptos"/>
          <w:shd w:val="clear" w:color="auto" w:fill="00FFFF"/>
        </w:rPr>
        <w:t>S</w:t>
      </w:r>
      <w:r w:rsidRPr="00A9291C">
        <w:rPr>
          <w:rFonts w:eastAsia="Aptos"/>
        </w:rPr>
        <w:t xml:space="preserve">tates </w:t>
      </w:r>
      <w:r w:rsidRPr="00A9291C">
        <w:rPr>
          <w:rFonts w:eastAsia="Aptos"/>
          <w:shd w:val="clear" w:color="auto" w:fill="00FFFF"/>
        </w:rPr>
        <w:t>has been hostile to Islamic civilization, destroyed</w:t>
      </w:r>
      <w:r w:rsidRPr="00A9291C">
        <w:rPr>
          <w:rFonts w:eastAsia="Aptos"/>
        </w:rPr>
        <w:t xml:space="preserve"> the historical and </w:t>
      </w:r>
      <w:r w:rsidRPr="00A9291C">
        <w:rPr>
          <w:rFonts w:eastAsia="Aptos"/>
          <w:shd w:val="clear" w:color="auto" w:fill="00FFFF"/>
        </w:rPr>
        <w:t>cultural heritage</w:t>
      </w:r>
      <w:r w:rsidRPr="00A9291C">
        <w:rPr>
          <w:rFonts w:eastAsia="Aptos"/>
        </w:rPr>
        <w:t xml:space="preserve"> of the Middle East, imprisoned and </w:t>
      </w:r>
      <w:r w:rsidRPr="00A9291C">
        <w:rPr>
          <w:rFonts w:eastAsia="Aptos"/>
          <w:shd w:val="clear" w:color="auto" w:fill="00FFFF"/>
        </w:rPr>
        <w:t>tortured Muslims</w:t>
      </w:r>
      <w:r w:rsidRPr="00A9291C">
        <w:rPr>
          <w:rFonts w:eastAsia="Aptos"/>
        </w:rPr>
        <w:t xml:space="preserve"> recklessly, and seriously violated the basic human rights of people in the Middle East and other places. First, the United States has </w:t>
      </w:r>
      <w:r w:rsidRPr="00A9291C">
        <w:rPr>
          <w:rFonts w:eastAsia="Aptos"/>
          <w:shd w:val="clear" w:color="auto" w:fill="00FFFF"/>
        </w:rPr>
        <w:t>spread the "Islamic threat theory"</w:t>
      </w:r>
      <w:r w:rsidRPr="00A9291C">
        <w:rPr>
          <w:rFonts w:eastAsia="Aptos"/>
        </w:rPr>
        <w:t xml:space="preserve"> around the world. It has advocated the superiority of Western and Christian civilization, despised non-Western civilization, </w:t>
      </w:r>
      <w:r w:rsidRPr="00A9291C">
        <w:rPr>
          <w:rFonts w:eastAsia="Aptos"/>
          <w:shd w:val="clear" w:color="auto" w:fill="00FFFF"/>
        </w:rPr>
        <w:t>and stigmatized Islamic civilization by labelling it as "backward," "terror" and "violent."</w:t>
      </w:r>
      <w:r w:rsidRPr="00A9291C">
        <w:rPr>
          <w:rFonts w:eastAsia="Aptos"/>
        </w:rPr>
        <w:t xml:space="preserve"> Using the 9/11 incident as an excuse, the United States has hyped up the "Islamic threat theory" in the world, deliberately misled or even incited people to be hostile to Islam and discriminate against Muslims, and provoked a "clash of civilizations," mobilizing public opinion and </w:t>
      </w:r>
      <w:r w:rsidRPr="00A9291C">
        <w:rPr>
          <w:rFonts w:eastAsia="Aptos"/>
          <w:shd w:val="clear" w:color="auto" w:fill="00FFFF"/>
        </w:rPr>
        <w:t>inventing a pretext to justify its global war on terror.</w:t>
      </w:r>
      <w:r w:rsidRPr="00A9291C">
        <w:rPr>
          <w:rFonts w:eastAsia="Aptos"/>
          <w:sz w:val="16"/>
          <w:szCs w:val="16"/>
        </w:rPr>
        <w:t xml:space="preserve"> The "</w:t>
      </w:r>
      <w:r w:rsidRPr="00A9291C">
        <w:rPr>
          <w:rFonts w:eastAsia="Aptos"/>
        </w:rPr>
        <w:t>Islamophobia</w:t>
      </w:r>
      <w:r w:rsidRPr="00A9291C">
        <w:rPr>
          <w:rFonts w:eastAsia="Aptos"/>
          <w:sz w:val="16"/>
          <w:szCs w:val="16"/>
        </w:rPr>
        <w:t xml:space="preserve">" </w:t>
      </w:r>
      <w:r w:rsidRPr="00A9291C">
        <w:rPr>
          <w:rFonts w:eastAsia="Aptos"/>
        </w:rPr>
        <w:t>created by the United States was</w:t>
      </w:r>
      <w:r w:rsidRPr="00A9291C">
        <w:rPr>
          <w:rFonts w:eastAsia="Aptos"/>
          <w:sz w:val="16"/>
          <w:szCs w:val="16"/>
        </w:rPr>
        <w:t xml:space="preserve"> once </w:t>
      </w:r>
      <w:r w:rsidRPr="00A9291C">
        <w:rPr>
          <w:rFonts w:eastAsia="Aptos"/>
        </w:rPr>
        <w:t>widespread in the country and other Western nations, seriously damaging the national dignity and international image of Islamic countries and violating the personal freedom and freedom of religious belief of Muslims.</w:t>
      </w:r>
      <w:r w:rsidRPr="00A9291C">
        <w:rPr>
          <w:rFonts w:eastAsia="Aptos"/>
          <w:sz w:val="16"/>
          <w:szCs w:val="16"/>
        </w:rPr>
        <w:t xml:space="preserve"> Obstructed by the United States, the legitimate national rights and legitimate demands of the Palestinian people have long remained unresolved, not to mention peace, development and human rights. Second, the United States has ruined the cultural heritage of the ancient civilization in the Middle East. </w:t>
      </w:r>
      <w:r w:rsidRPr="00A9291C">
        <w:rPr>
          <w:rFonts w:eastAsia="Aptos"/>
        </w:rPr>
        <w:t xml:space="preserve">The United States has pursued Western-centrism and advocated the "democratic peace theory" and "democratic transformation theory," disregarding the long history and splendor of the Middle Eastern civilizations. After the U.S. military launched the Iraq War, its military actions directly caused regime change, social unrest and prolonged conflicts. Worse still, </w:t>
      </w:r>
      <w:r w:rsidRPr="00A9291C">
        <w:rPr>
          <w:rFonts w:eastAsia="Aptos"/>
          <w:shd w:val="clear" w:color="auto" w:fill="00FFFF"/>
        </w:rPr>
        <w:t>during</w:t>
      </w:r>
      <w:r w:rsidRPr="00A9291C">
        <w:rPr>
          <w:rFonts w:eastAsia="Aptos"/>
        </w:rPr>
        <w:t xml:space="preserve"> the </w:t>
      </w:r>
      <w:r w:rsidRPr="00A9291C">
        <w:rPr>
          <w:rFonts w:eastAsia="Aptos"/>
          <w:shd w:val="clear" w:color="auto" w:fill="00FFFF"/>
        </w:rPr>
        <w:t>U.S. invasion</w:t>
      </w:r>
      <w:r w:rsidRPr="00A9291C">
        <w:rPr>
          <w:rFonts w:eastAsia="Aptos"/>
        </w:rPr>
        <w:t xml:space="preserve"> and occupation, Baghdad, the capital of </w:t>
      </w:r>
      <w:r w:rsidRPr="00A9291C">
        <w:rPr>
          <w:rFonts w:eastAsia="Aptos"/>
          <w:shd w:val="clear" w:color="auto" w:fill="00FFFF"/>
        </w:rPr>
        <w:t>Iraq</w:t>
      </w:r>
      <w:r w:rsidRPr="00A9291C">
        <w:rPr>
          <w:rFonts w:eastAsia="Aptos"/>
        </w:rPr>
        <w:t xml:space="preserve">, </w:t>
      </w:r>
      <w:r w:rsidRPr="00A9291C">
        <w:rPr>
          <w:rFonts w:eastAsia="Aptos"/>
          <w:shd w:val="clear" w:color="auto" w:fill="00FFFF"/>
        </w:rPr>
        <w:t>was</w:t>
      </w:r>
      <w:r w:rsidRPr="00A9291C">
        <w:rPr>
          <w:rFonts w:eastAsia="Aptos"/>
        </w:rPr>
        <w:t xml:space="preserve"> once </w:t>
      </w:r>
      <w:r w:rsidRPr="00A9291C">
        <w:rPr>
          <w:rFonts w:eastAsia="Aptos"/>
          <w:shd w:val="clear" w:color="auto" w:fill="00FFFF"/>
        </w:rPr>
        <w:t>plunged into</w:t>
      </w:r>
      <w:r w:rsidRPr="00A9291C">
        <w:rPr>
          <w:rFonts w:eastAsia="Aptos"/>
        </w:rPr>
        <w:t xml:space="preserve"> a state of </w:t>
      </w:r>
      <w:r w:rsidRPr="00A9291C">
        <w:rPr>
          <w:rFonts w:eastAsia="Aptos"/>
          <w:shd w:val="clear" w:color="auto" w:fill="00FFFF"/>
        </w:rPr>
        <w:t>anarchy</w:t>
      </w:r>
      <w:r w:rsidRPr="00A9291C">
        <w:rPr>
          <w:rFonts w:eastAsia="Aptos"/>
        </w:rPr>
        <w:t>, and the Iraq Museum</w:t>
      </w:r>
      <w:r w:rsidRPr="00A9291C">
        <w:rPr>
          <w:rFonts w:eastAsia="Aptos"/>
          <w:sz w:val="16"/>
          <w:szCs w:val="16"/>
        </w:rPr>
        <w:t xml:space="preserve">, which is listed by UNESCO as one of the top 11 museums in the world, </w:t>
      </w:r>
      <w:r w:rsidRPr="00A9291C">
        <w:rPr>
          <w:rFonts w:eastAsia="Aptos"/>
        </w:rPr>
        <w:t>was plundered of 170,000 artifacts featuring the essence of ancient art</w:t>
      </w:r>
      <w:r w:rsidRPr="00A9291C">
        <w:rPr>
          <w:rFonts w:eastAsia="Aptos"/>
          <w:sz w:val="16"/>
          <w:szCs w:val="16"/>
        </w:rPr>
        <w:t xml:space="preserve"> and civilization of Sumerian, Babylonian, Assyrian and other historical stages in the region. Human </w:t>
      </w:r>
      <w:proofErr w:type="gramStart"/>
      <w:r w:rsidRPr="00A9291C">
        <w:rPr>
          <w:rFonts w:eastAsia="Aptos"/>
          <w:sz w:val="16"/>
          <w:szCs w:val="16"/>
        </w:rPr>
        <w:t>civilization</w:t>
      </w:r>
      <w:proofErr w:type="gramEnd"/>
      <w:r w:rsidRPr="00A9291C">
        <w:rPr>
          <w:rFonts w:eastAsia="Aptos"/>
          <w:sz w:val="16"/>
          <w:szCs w:val="16"/>
        </w:rPr>
        <w:t xml:space="preserve"> </w:t>
      </w:r>
      <w:proofErr w:type="gramStart"/>
      <w:r w:rsidRPr="00A9291C">
        <w:rPr>
          <w:rFonts w:eastAsia="Aptos"/>
          <w:sz w:val="16"/>
          <w:szCs w:val="16"/>
        </w:rPr>
        <w:t>were</w:t>
      </w:r>
      <w:proofErr w:type="gramEnd"/>
      <w:r w:rsidRPr="00A9291C">
        <w:rPr>
          <w:rFonts w:eastAsia="Aptos"/>
          <w:sz w:val="16"/>
          <w:szCs w:val="16"/>
        </w:rPr>
        <w:t xml:space="preserve"> tragically destroyed. Under international law, such as Convention (IV) respecting the Laws and Customs of War on Land and its annex: Regulations concerning the Laws and Customs of War on Land, and the Geneva Convention, the occupant is required to maintain social order in the occupied area. However, </w:t>
      </w:r>
      <w:r w:rsidRPr="00A9291C">
        <w:rPr>
          <w:rFonts w:eastAsia="Aptos"/>
        </w:rPr>
        <w:t>after occupying Baghdad, the U.S. military, under the excuse of not being a police officer, refused to take timely measures and avoided its obligation under international law to maintain social order. This led to the biggest case of cultural destruction in human history, and its harm was so profound that it completely ran counter to the modern civilized world.</w:t>
      </w:r>
      <w:r w:rsidRPr="00A9291C">
        <w:rPr>
          <w:rFonts w:eastAsia="Aptos"/>
          <w:sz w:val="16"/>
          <w:szCs w:val="16"/>
        </w:rPr>
        <w:t xml:space="preserve"> The deputy director of the museum was outspoken in his accusation in 2003 that the U.S. military was responsible for what had happened. In addition, </w:t>
      </w:r>
      <w:r w:rsidRPr="00A9291C">
        <w:rPr>
          <w:rFonts w:eastAsia="Aptos"/>
        </w:rPr>
        <w:t>the United States has suppressed, insulted and bullied Middle Eastern countries, undermining the cultural confidence of the nations and their people, and destroying the national pride and self-confidence of the Middle Eastern people.</w:t>
      </w:r>
      <w:r w:rsidRPr="00A9291C">
        <w:rPr>
          <w:rFonts w:eastAsia="Aptos"/>
          <w:sz w:val="16"/>
          <w:szCs w:val="16"/>
        </w:rPr>
        <w:t xml:space="preserve"> Third, prisoner abuse and torture seriously undermined Muslims' right to human dignity. </w:t>
      </w:r>
      <w:r w:rsidRPr="00A9291C">
        <w:rPr>
          <w:rFonts w:eastAsia="Aptos"/>
        </w:rPr>
        <w:t>Since the United States launched its global war on terrorism, prisoner abuse scandals against Muslims have been heard all the time.</w:t>
      </w:r>
      <w:r w:rsidRPr="00A9291C">
        <w:rPr>
          <w:rFonts w:eastAsia="Aptos"/>
          <w:sz w:val="16"/>
          <w:szCs w:val="16"/>
        </w:rPr>
        <w:t xml:space="preserve"> According to a report from the Costs of War Project at Brown University, following the 9/11 attack, </w:t>
      </w:r>
      <w:r w:rsidRPr="00A9291C">
        <w:rPr>
          <w:rFonts w:eastAsia="Aptos"/>
        </w:rPr>
        <w:t>the United States orchestrated a system of black sites in at least 54 countries and regions worldwide under the guise of "anti-terrorism," involving hundreds of thousands of people, including Muslims, women and children.</w:t>
      </w:r>
      <w:r w:rsidRPr="00A9291C">
        <w:rPr>
          <w:rFonts w:eastAsia="Aptos"/>
          <w:sz w:val="16"/>
          <w:szCs w:val="16"/>
        </w:rPr>
        <w:t xml:space="preserve"> As early as 2003, </w:t>
      </w:r>
      <w:r w:rsidRPr="00A9291C">
        <w:rPr>
          <w:rFonts w:eastAsia="Aptos"/>
        </w:rPr>
        <w:t>the U.S. military</w:t>
      </w:r>
      <w:r w:rsidRPr="00A9291C">
        <w:rPr>
          <w:rFonts w:eastAsia="Aptos"/>
          <w:sz w:val="16"/>
          <w:szCs w:val="16"/>
        </w:rPr>
        <w:t xml:space="preserve">, in serious violation of international human rights law, </w:t>
      </w:r>
      <w:r w:rsidRPr="00A9291C">
        <w:rPr>
          <w:rFonts w:eastAsia="Aptos"/>
        </w:rPr>
        <w:t xml:space="preserve">blatantly abused detainees at Abu Ghraib Prison in Iraq, many of whom were detained without just cause, resulting in </w:t>
      </w:r>
      <w:proofErr w:type="gramStart"/>
      <w:r w:rsidRPr="00A9291C">
        <w:rPr>
          <w:rFonts w:eastAsia="Aptos"/>
        </w:rPr>
        <w:t>a large number of</w:t>
      </w:r>
      <w:proofErr w:type="gramEnd"/>
      <w:r w:rsidRPr="00A9291C">
        <w:rPr>
          <w:rFonts w:eastAsia="Aptos"/>
        </w:rPr>
        <w:t xml:space="preserve"> deaths.</w:t>
      </w:r>
      <w:r w:rsidRPr="00A9291C">
        <w:rPr>
          <w:rFonts w:eastAsia="Aptos"/>
          <w:sz w:val="16"/>
          <w:szCs w:val="16"/>
        </w:rPr>
        <w:t xml:space="preserve"> In addition, </w:t>
      </w:r>
      <w:r w:rsidRPr="00A9291C">
        <w:rPr>
          <w:rFonts w:eastAsia="Aptos"/>
        </w:rPr>
        <w:t xml:space="preserve">the United States established Guantanamo Bay detention camp to lock up a total of nearly 780 "terrorists" from the Middle East and elsewhere total, many of whom have been held without bringing any criminal charge. More than 30 people, old and frail, remain in </w:t>
      </w:r>
      <w:proofErr w:type="gramStart"/>
      <w:r w:rsidRPr="00A9291C">
        <w:rPr>
          <w:rFonts w:eastAsia="Aptos"/>
        </w:rPr>
        <w:t>the prison</w:t>
      </w:r>
      <w:proofErr w:type="gramEnd"/>
      <w:r w:rsidRPr="00A9291C">
        <w:rPr>
          <w:rFonts w:eastAsia="Aptos"/>
        </w:rPr>
        <w:t>, who are deprived of liberty for long periods of time and subjected to endless mental and physical torture.</w:t>
      </w:r>
      <w:r w:rsidRPr="00A9291C">
        <w:rPr>
          <w:rFonts w:eastAsia="Aptos"/>
          <w:sz w:val="16"/>
          <w:szCs w:val="16"/>
        </w:rPr>
        <w:t xml:space="preserve"> In addition to widespread abuse and torture at Guantanamo, </w:t>
      </w:r>
      <w:r w:rsidRPr="00A9291C">
        <w:rPr>
          <w:rFonts w:eastAsia="Aptos"/>
        </w:rPr>
        <w:t>U.S. personnel have tortured prisoners by desecrating the Quran and violating Islamic beliefs, including throwing the Quran into toilets, tearing to pieces or burning the Quran under the guise of searching for weapons</w:t>
      </w:r>
      <w:r w:rsidRPr="00A9291C">
        <w:rPr>
          <w:rFonts w:eastAsia="Aptos"/>
          <w:sz w:val="16"/>
          <w:szCs w:val="16"/>
        </w:rPr>
        <w:t xml:space="preserve">, and having female guards spy on naked prisoners in bathrooms, which sparked collective protests and even caused mass suicides among the detainees. In September 2021, the U.S. prison and prisoner abuse practices at Bagram Air Base in Afghanistan were exposed by the media. Evidence from the International Criminal Court investigation revealed that </w:t>
      </w:r>
      <w:r w:rsidRPr="00A9291C">
        <w:rPr>
          <w:rFonts w:eastAsia="Aptos"/>
        </w:rPr>
        <w:t>U.S. forces in Afghanistan ignored international justice and trampled on international norms, and inflicted "torture, cruel treatment, outrages upon personal dignity, rape and sexual abuse" on detainees for a long time, including putting at least 30 prisoners in a cage, leaving tortured prisoners to die in concealed areas, parading naked prisoners with blindfolds, among others. The humiliating and cruel treatment of prisoners by the U.S. military constitutes a grave violation of their fundamental right to human dignity and of the U.S. obligation under international human rights law to prohibit torture and other cruel, inhuman or degrading treatment or punishment.</w:t>
      </w:r>
      <w:r w:rsidRPr="00A9291C">
        <w:rPr>
          <w:rFonts w:eastAsia="Aptos"/>
          <w:sz w:val="16"/>
          <w:szCs w:val="16"/>
        </w:rPr>
        <w:t xml:space="preserve"> Facts show that </w:t>
      </w:r>
      <w:r w:rsidRPr="00A9291C">
        <w:rPr>
          <w:rFonts w:eastAsia="Aptos"/>
          <w:shd w:val="clear" w:color="auto" w:fill="00FFFF"/>
        </w:rPr>
        <w:t>the U</w:t>
      </w:r>
      <w:r w:rsidRPr="00A9291C">
        <w:rPr>
          <w:rFonts w:eastAsia="Aptos"/>
        </w:rPr>
        <w:t xml:space="preserve">nited </w:t>
      </w:r>
      <w:r w:rsidRPr="00A9291C">
        <w:rPr>
          <w:rFonts w:eastAsia="Aptos"/>
          <w:shd w:val="clear" w:color="auto" w:fill="00FFFF"/>
        </w:rPr>
        <w:t>S</w:t>
      </w:r>
      <w:r w:rsidRPr="00A9291C">
        <w:rPr>
          <w:rFonts w:eastAsia="Aptos"/>
        </w:rPr>
        <w:t xml:space="preserve">tates </w:t>
      </w:r>
      <w:r w:rsidRPr="00A9291C">
        <w:rPr>
          <w:rFonts w:eastAsia="Aptos"/>
          <w:shd w:val="clear" w:color="auto" w:fill="00FFFF"/>
        </w:rPr>
        <w:t>has</w:t>
      </w:r>
      <w:r w:rsidRPr="00A9291C">
        <w:rPr>
          <w:rFonts w:eastAsia="Aptos"/>
        </w:rPr>
        <w:t xml:space="preserve"> seriously </w:t>
      </w:r>
      <w:r w:rsidRPr="00A9291C">
        <w:rPr>
          <w:rFonts w:eastAsia="Aptos"/>
          <w:shd w:val="clear" w:color="auto" w:fill="00FFFF"/>
        </w:rPr>
        <w:t>violated</w:t>
      </w:r>
      <w:r w:rsidRPr="00A9291C">
        <w:rPr>
          <w:rFonts w:eastAsia="Aptos"/>
        </w:rPr>
        <w:t xml:space="preserve"> the basic human </w:t>
      </w:r>
      <w:r w:rsidRPr="00A9291C">
        <w:rPr>
          <w:rFonts w:eastAsia="Aptos"/>
          <w:shd w:val="clear" w:color="auto" w:fill="00FFFF"/>
        </w:rPr>
        <w:t>rights</w:t>
      </w:r>
      <w:r w:rsidRPr="00A9291C">
        <w:rPr>
          <w:rFonts w:eastAsia="Aptos"/>
        </w:rPr>
        <w:t xml:space="preserve"> of local people </w:t>
      </w:r>
      <w:r w:rsidRPr="00A9291C">
        <w:rPr>
          <w:rFonts w:eastAsia="Aptos"/>
          <w:shd w:val="clear" w:color="auto" w:fill="00FFFF"/>
        </w:rPr>
        <w:t>in the Middle East</w:t>
      </w:r>
      <w:r w:rsidRPr="00A9291C">
        <w:rPr>
          <w:rFonts w:eastAsia="Aptos"/>
        </w:rPr>
        <w:t xml:space="preserve"> and other places, </w:t>
      </w:r>
      <w:r w:rsidRPr="00A9291C">
        <w:rPr>
          <w:rFonts w:eastAsia="Aptos"/>
          <w:shd w:val="clear" w:color="auto" w:fill="00FFFF"/>
        </w:rPr>
        <w:t>causing permanent damage</w:t>
      </w:r>
      <w:r w:rsidRPr="00A9291C">
        <w:rPr>
          <w:rFonts w:eastAsia="Aptos"/>
        </w:rPr>
        <w:t xml:space="preserve"> and irreparable losses to countries and people in the region. </w:t>
      </w:r>
      <w:r w:rsidRPr="00A9291C">
        <w:rPr>
          <w:rFonts w:eastAsia="Aptos"/>
          <w:shd w:val="clear" w:color="auto" w:fill="00FFFF"/>
        </w:rPr>
        <w:t>The nature of American hegemony</w:t>
      </w:r>
      <w:r w:rsidRPr="00A9291C">
        <w:rPr>
          <w:rFonts w:eastAsia="Aptos"/>
        </w:rPr>
        <w:t xml:space="preserve"> </w:t>
      </w:r>
      <w:r w:rsidRPr="00A9291C">
        <w:rPr>
          <w:rFonts w:eastAsia="Aptos"/>
          <w:shd w:val="clear" w:color="auto" w:fill="00FFFF"/>
        </w:rPr>
        <w:t>and</w:t>
      </w:r>
      <w:r w:rsidRPr="00A9291C">
        <w:rPr>
          <w:rFonts w:eastAsia="Aptos"/>
        </w:rPr>
        <w:t xml:space="preserve"> the barbarity, cruelty and perniciousness of its </w:t>
      </w:r>
      <w:r w:rsidRPr="00A9291C">
        <w:rPr>
          <w:rFonts w:eastAsia="Aptos"/>
          <w:shd w:val="clear" w:color="auto" w:fill="00FFFF"/>
        </w:rPr>
        <w:t>power politics have been</w:t>
      </w:r>
      <w:r w:rsidRPr="00A9291C">
        <w:rPr>
          <w:rFonts w:eastAsia="Aptos"/>
        </w:rPr>
        <w:t xml:space="preserve"> completely </w:t>
      </w:r>
      <w:r w:rsidRPr="00A9291C">
        <w:rPr>
          <w:rFonts w:eastAsia="Aptos"/>
          <w:shd w:val="clear" w:color="auto" w:fill="00FFFF"/>
        </w:rPr>
        <w:t>exposed</w:t>
      </w:r>
      <w:r w:rsidRPr="00A9291C">
        <w:rPr>
          <w:rFonts w:eastAsia="Aptos"/>
          <w:sz w:val="16"/>
          <w:szCs w:val="16"/>
        </w:rPr>
        <w:t>, and the people of the world have a better understanding of the hypocrisy and deception of the American democracy</w:t>
      </w:r>
    </w:p>
    <w:p w14:paraId="28AD42DF" w14:textId="77777777" w:rsidR="00A9291C" w:rsidRPr="00A9291C" w:rsidRDefault="00A9291C" w:rsidP="00A9291C">
      <w:pPr>
        <w:rPr>
          <w:rFonts w:eastAsia="Aptos"/>
          <w:b/>
          <w:bCs/>
          <w:sz w:val="26"/>
        </w:rPr>
      </w:pPr>
      <w:r w:rsidRPr="00A9291C">
        <w:rPr>
          <w:rFonts w:eastAsia="Aptos"/>
          <w:b/>
          <w:bCs/>
          <w:sz w:val="26"/>
        </w:rPr>
        <w:t xml:space="preserve">HULSE LITERALLY SAYS THEY ARE ESTABLISHING U.S CONTROL OVER SECURITY. The premise the aff was built on harmful heg rhetoric cx checks. </w:t>
      </w:r>
    </w:p>
    <w:p w14:paraId="19EB2634" w14:textId="77777777" w:rsidR="00A9291C" w:rsidRPr="00A9291C" w:rsidRDefault="00A9291C" w:rsidP="00A9291C">
      <w:pPr>
        <w:keepNext/>
        <w:keepLines/>
        <w:spacing w:before="200"/>
        <w:outlineLvl w:val="3"/>
        <w:rPr>
          <w:rFonts w:eastAsia="Times New Roman"/>
          <w:bCs/>
          <w:iCs/>
          <w:szCs w:val="18"/>
        </w:rPr>
      </w:pPr>
      <w:r w:rsidRPr="00A9291C">
        <w:rPr>
          <w:rFonts w:eastAsia="Times New Roman"/>
          <w:b/>
          <w:iCs/>
          <w:sz w:val="26"/>
        </w:rPr>
        <w:t xml:space="preserve">Arctic development massively perpetuates the segregation and threats of </w:t>
      </w:r>
      <w:proofErr w:type="gramStart"/>
      <w:r w:rsidRPr="00A9291C">
        <w:rPr>
          <w:rFonts w:eastAsia="Times New Roman"/>
          <w:b/>
          <w:iCs/>
          <w:sz w:val="26"/>
        </w:rPr>
        <w:t>Muslims  -</w:t>
      </w:r>
      <w:proofErr w:type="gramEnd"/>
      <w:r w:rsidRPr="00A9291C">
        <w:rPr>
          <w:rFonts w:eastAsia="Times New Roman"/>
          <w:b/>
          <w:iCs/>
          <w:sz w:val="26"/>
        </w:rPr>
        <w:t xml:space="preserve"> the alternative is a shift in legislation epistemology </w:t>
      </w:r>
      <w:r w:rsidRPr="00A9291C">
        <w:rPr>
          <w:rFonts w:eastAsia="Times New Roman"/>
          <w:bCs/>
          <w:iCs/>
          <w:szCs w:val="18"/>
        </w:rPr>
        <w:t>(which is the knowledge dissemination stuff)</w:t>
      </w:r>
    </w:p>
    <w:p w14:paraId="6D254D6A" w14:textId="77777777" w:rsidR="00A9291C" w:rsidRPr="00A9291C" w:rsidRDefault="00A9291C" w:rsidP="00A9291C">
      <w:pPr>
        <w:rPr>
          <w:rFonts w:eastAsia="Calibri"/>
          <w:szCs w:val="18"/>
        </w:rPr>
      </w:pPr>
      <w:r w:rsidRPr="00A9291C">
        <w:rPr>
          <w:rFonts w:eastAsia="Calibri"/>
          <w:b/>
          <w:bCs/>
          <w:sz w:val="26"/>
        </w:rPr>
        <w:t xml:space="preserve">Kudryavtseva et. Al 20 </w:t>
      </w:r>
      <w:r w:rsidRPr="00A9291C">
        <w:rPr>
          <w:rFonts w:eastAsia="Calibri"/>
          <w:sz w:val="26"/>
          <w:szCs w:val="18"/>
        </w:rPr>
        <w:t>(</w:t>
      </w:r>
      <w:r w:rsidRPr="00A9291C">
        <w:rPr>
          <w:rFonts w:eastAsia="Calibri"/>
          <w:szCs w:val="18"/>
        </w:rPr>
        <w:t>Kudryavtseva, Regina Elizaveta, et al. “Fundamental Problems of Geopolitical and Socio-Cultural Development of the Arctic: Islamization, Digitalization and Transformation of the Arctic Space (Russian Example).” </w:t>
      </w:r>
      <w:r w:rsidRPr="00A9291C">
        <w:rPr>
          <w:rFonts w:eastAsia="Calibri"/>
          <w:i/>
          <w:iCs/>
          <w:szCs w:val="18"/>
        </w:rPr>
        <w:t>IOP Conference Series Materials Science and Engineering</w:t>
      </w:r>
      <w:r w:rsidRPr="00A9291C">
        <w:rPr>
          <w:rFonts w:eastAsia="Calibri"/>
          <w:szCs w:val="18"/>
        </w:rPr>
        <w:t xml:space="preserve">, vol. 940, no. 1, 1 Sept. 2020, pp. 012112–012112, https://doi.org/10.1088/1757-899x/940/1/012112. Accessed 8 Dec. </w:t>
      </w:r>
      <w:proofErr w:type="gramStart"/>
      <w:r w:rsidRPr="00A9291C">
        <w:rPr>
          <w:rFonts w:eastAsia="Calibri"/>
          <w:szCs w:val="18"/>
        </w:rPr>
        <w:t>2025./</w:t>
      </w:r>
      <w:proofErr w:type="gramEnd"/>
      <w:r w:rsidRPr="00A9291C">
        <w:rPr>
          <w:rFonts w:eastAsia="Calibri"/>
          <w:szCs w:val="18"/>
        </w:rPr>
        <w:t>/ONHSAMA▪️)</w:t>
      </w:r>
    </w:p>
    <w:p w14:paraId="4B17C202" w14:textId="77777777" w:rsidR="00A9291C" w:rsidRPr="00A9291C" w:rsidRDefault="00A9291C" w:rsidP="00A9291C">
      <w:pPr>
        <w:rPr>
          <w:rFonts w:eastAsia="Calibri"/>
          <w:sz w:val="12"/>
        </w:rPr>
      </w:pPr>
      <w:r w:rsidRPr="00A9291C">
        <w:rPr>
          <w:rFonts w:eastAsia="Calibri"/>
          <w:sz w:val="12"/>
        </w:rPr>
        <w:t xml:space="preserve">Fundamental </w:t>
      </w:r>
      <w:r w:rsidRPr="00A9291C">
        <w:rPr>
          <w:rFonts w:eastAsia="Calibri"/>
          <w:highlight w:val="cyan"/>
          <w:u w:val="single"/>
        </w:rPr>
        <w:t>problems</w:t>
      </w:r>
      <w:r w:rsidRPr="00A9291C">
        <w:rPr>
          <w:rFonts w:eastAsia="Calibri"/>
          <w:sz w:val="12"/>
        </w:rPr>
        <w:t xml:space="preserve"> </w:t>
      </w:r>
      <w:r w:rsidRPr="00A9291C">
        <w:rPr>
          <w:rFonts w:eastAsia="Calibri"/>
          <w:highlight w:val="cyan"/>
          <w:u w:val="single"/>
        </w:rPr>
        <w:t>of</w:t>
      </w:r>
      <w:r w:rsidRPr="00A9291C">
        <w:rPr>
          <w:rFonts w:eastAsia="Calibri"/>
          <w:sz w:val="12"/>
        </w:rPr>
        <w:t xml:space="preserve"> geopolitical and sociocultural </w:t>
      </w:r>
      <w:r w:rsidRPr="00A9291C">
        <w:rPr>
          <w:rFonts w:eastAsia="Calibri"/>
          <w:highlight w:val="cyan"/>
          <w:u w:val="single"/>
        </w:rPr>
        <w:t>development of the Arctic: Islamization</w:t>
      </w:r>
      <w:r w:rsidRPr="00A9291C">
        <w:rPr>
          <w:rFonts w:eastAsia="Calibri"/>
          <w:sz w:val="12"/>
        </w:rPr>
        <w:t xml:space="preserve">, digitalization and transformation of the Arctic space (Russian example) (IOP Conf. Ser.: Mater. Sci. Eng. 940 012112) Published 25 June 2021 IOP Publishing Limited ("IOPP") is retracting this paper following an investigation which resulted from a reader complaint. The paper makes </w:t>
      </w:r>
      <w:proofErr w:type="gramStart"/>
      <w:r w:rsidRPr="00A9291C">
        <w:rPr>
          <w:rFonts w:eastAsia="Calibri"/>
          <w:sz w:val="12"/>
        </w:rPr>
        <w:t>a number of</w:t>
      </w:r>
      <w:proofErr w:type="gramEnd"/>
      <w:r w:rsidRPr="00A9291C">
        <w:rPr>
          <w:rFonts w:eastAsia="Calibri"/>
          <w:sz w:val="12"/>
        </w:rPr>
        <w:t xml:space="preserve"> unsubstantiated claims and, in the opinion of IOPP, lacks scientific rigour, clarity and objectivity. Although the paper was subject to peer review via the conference organisers, unfortunately these issues were not identified on this occasion. IOPP also has concerns regarding the discriminatory tone and sentiment of the paper, which are not appropriate in a scientific journal. IOPP expresses its thanks to the readers and independent advisors who have shared their thoughts regarding this paper </w:t>
      </w:r>
      <w:proofErr w:type="gramStart"/>
      <w:r w:rsidRPr="00A9291C">
        <w:rPr>
          <w:rFonts w:eastAsia="Calibri"/>
          <w:sz w:val="12"/>
        </w:rPr>
        <w:t>during the course of</w:t>
      </w:r>
      <w:proofErr w:type="gramEnd"/>
      <w:r w:rsidRPr="00A9291C">
        <w:rPr>
          <w:rFonts w:eastAsia="Calibri"/>
          <w:sz w:val="12"/>
        </w:rPr>
        <w:t xml:space="preserve"> the investigation. Retraction published: 25 June 2021 Content from this work may be used under the terms of the Creative Commons Attribution 3.0 licence. Any further distribution of this work must maintain attribution to the author(s) and the title of the work, journal citation and DOI. Published under licence by IOP Publishing Ltd Content from this work may be used under the terms of theCreative Commons Attribution 3.0 licence. Any further distribution of this work must maintain attribution to the author(s) and the title of the work, journal citation and DOI. Published under licence by IOP Publishing Ltd DTMIS 2019 IOP Conf. Series: Materials Science and Engineering 940 (2020) 012112 IOP Publishing doi:10.1088/1757-899X/940/1/012112 1 Fundamental problems of geopolitical and socio-cultural development of the Arctic: Islamization, digitalization and transformation of the Arctic space (Russian example) Regina Elizaveta Kudryavtseva1*, Sergey Kulik1 , Konstantin Eidemiller2 and Ekaterina Samylovskaya2 1 Peter the Great St. Petersburg Polytechnic University, St. Petersburg, Russian Federation 2 St. Petersburg State University, St. Petersburg, Russian *E-mail: aethel@mail.ru Abstract. The principal problems of geopolitical and socio-cultural development of the Arctic are analyzed and illustrated with the example of Russia in this study. The authors identified and singled out three of the most acute among them: islamization, digitalization and transformation of </w:t>
      </w:r>
      <w:proofErr w:type="gramStart"/>
      <w:r w:rsidRPr="00A9291C">
        <w:rPr>
          <w:rFonts w:eastAsia="Calibri"/>
          <w:sz w:val="12"/>
        </w:rPr>
        <w:t>the Arctic</w:t>
      </w:r>
      <w:proofErr w:type="gramEnd"/>
      <w:r w:rsidRPr="00A9291C">
        <w:rPr>
          <w:rFonts w:eastAsia="Calibri"/>
          <w:sz w:val="12"/>
        </w:rPr>
        <w:t xml:space="preserve"> space in the era of the Fourth industrial revolution and the technological structures’ change. The present study is based on the method of comparative analysis, as well as on axiomatic and empirical definitions, built </w:t>
      </w:r>
      <w:proofErr w:type="gramStart"/>
      <w:r w:rsidRPr="00A9291C">
        <w:rPr>
          <w:rFonts w:eastAsia="Calibri"/>
          <w:sz w:val="12"/>
        </w:rPr>
        <w:t>on the basis of</w:t>
      </w:r>
      <w:proofErr w:type="gramEnd"/>
      <w:r w:rsidRPr="00A9291C">
        <w:rPr>
          <w:rFonts w:eastAsia="Calibri"/>
          <w:sz w:val="12"/>
        </w:rPr>
        <w:t xml:space="preserve"> civilization theory, reflecting the problems of technological change, and the theory of innovations diffusion suggested by a Swedish geographer T. Hagerstrand. The current trend is that </w:t>
      </w:r>
      <w:r w:rsidRPr="00A9291C">
        <w:rPr>
          <w:rFonts w:eastAsia="Calibri"/>
          <w:highlight w:val="cyan"/>
          <w:u w:val="single"/>
        </w:rPr>
        <w:t>all issues of Islamic regionalism today are resolved exclusively from the position of force and direct military influence</w:t>
      </w:r>
      <w:r w:rsidRPr="00A9291C">
        <w:rPr>
          <w:rFonts w:eastAsia="Calibri"/>
          <w:sz w:val="12"/>
        </w:rPr>
        <w:t xml:space="preserve">. At the same time, </w:t>
      </w:r>
      <w:r w:rsidRPr="00A9291C">
        <w:rPr>
          <w:rFonts w:eastAsia="Calibri"/>
          <w:highlight w:val="cyan"/>
          <w:u w:val="single"/>
        </w:rPr>
        <w:t>the growth of the Muslim population in the region</w:t>
      </w:r>
      <w:r w:rsidRPr="00A9291C">
        <w:rPr>
          <w:rFonts w:eastAsia="Calibri"/>
          <w:sz w:val="12"/>
        </w:rPr>
        <w:t xml:space="preserve"> and the spread of Islamic regionalism ideas </w:t>
      </w:r>
      <w:r w:rsidRPr="00A9291C">
        <w:rPr>
          <w:rFonts w:eastAsia="Calibri"/>
          <w:highlight w:val="cyan"/>
          <w:u w:val="single"/>
        </w:rPr>
        <w:t>make the Arctic</w:t>
      </w:r>
      <w:r w:rsidRPr="00A9291C">
        <w:rPr>
          <w:rFonts w:eastAsia="Calibri"/>
          <w:sz w:val="12"/>
        </w:rPr>
        <w:t xml:space="preserve"> and Subarctic region of the Russian Federation </w:t>
      </w:r>
      <w:r w:rsidRPr="00A9291C">
        <w:rPr>
          <w:rFonts w:eastAsia="Calibri"/>
          <w:highlight w:val="cyan"/>
          <w:u w:val="single"/>
        </w:rPr>
        <w:t xml:space="preserve">a zone of </w:t>
      </w:r>
      <w:r w:rsidRPr="00A9291C">
        <w:rPr>
          <w:rFonts w:eastAsia="Calibri"/>
          <w:u w:val="single"/>
        </w:rPr>
        <w:t xml:space="preserve">potential </w:t>
      </w:r>
      <w:r w:rsidRPr="00A9291C">
        <w:rPr>
          <w:rFonts w:eastAsia="Calibri"/>
          <w:highlight w:val="cyan"/>
          <w:u w:val="single"/>
        </w:rPr>
        <w:t>development</w:t>
      </w:r>
      <w:r w:rsidRPr="00A9291C">
        <w:rPr>
          <w:rFonts w:eastAsia="Calibri"/>
          <w:sz w:val="12"/>
        </w:rPr>
        <w:t xml:space="preserve">, while the risks of confessional tension are about the same as everywhere else, with the development potential being higher. 1. Introduction The authors identified and singled out three of the most acute among them: islamization, digitalization and transformation of the Arctic space in the era of the Fourth industrial revolution and the technological structures’ change. The purpose of the research is to determine, analyze and systematize fundamental problems of geopolitical and cultural exploration of the Russian part of the Arctic. The article is aimed at determining how these factors influence the development of the Russian Arctic zone. One of the global trends of the late XX – early XXI centuries is the growth of the Muslim population in the world outside the so-called "Islamic world", in non-Muslim countries, as well as in the regions in which, until recently, the </w:t>
      </w:r>
      <w:r w:rsidRPr="00A9291C">
        <w:rPr>
          <w:rFonts w:eastAsia="Calibri"/>
          <w:u w:val="single"/>
        </w:rPr>
        <w:t>Muslim proportion was</w:t>
      </w:r>
      <w:r w:rsidRPr="00A9291C">
        <w:rPr>
          <w:rFonts w:eastAsia="Calibri"/>
          <w:sz w:val="12"/>
        </w:rPr>
        <w:t xml:space="preserve"> either extremely </w:t>
      </w:r>
      <w:r w:rsidRPr="00A9291C">
        <w:rPr>
          <w:rFonts w:eastAsia="Calibri"/>
          <w:u w:val="single"/>
        </w:rPr>
        <w:t>small</w:t>
      </w:r>
      <w:r w:rsidRPr="00A9291C">
        <w:rPr>
          <w:rFonts w:eastAsia="Calibri"/>
          <w:sz w:val="12"/>
        </w:rPr>
        <w:t xml:space="preserve"> and was noted at the level of statistical error, or was not recorded as such. </w:t>
      </w:r>
      <w:r w:rsidRPr="00A9291C">
        <w:rPr>
          <w:rFonts w:eastAsia="Calibri"/>
          <w:u w:val="single"/>
        </w:rPr>
        <w:t>Until</w:t>
      </w:r>
      <w:r w:rsidRPr="00A9291C">
        <w:rPr>
          <w:rFonts w:eastAsia="Calibri"/>
          <w:sz w:val="12"/>
        </w:rPr>
        <w:t xml:space="preserve"> the late 70's of the twentieth century, </w:t>
      </w:r>
      <w:r w:rsidRPr="00A9291C">
        <w:rPr>
          <w:rFonts w:eastAsia="Calibri"/>
          <w:u w:val="single"/>
        </w:rPr>
        <w:t>the Arctic</w:t>
      </w:r>
      <w:r w:rsidRPr="00A9291C">
        <w:rPr>
          <w:rFonts w:eastAsia="Calibri"/>
          <w:sz w:val="12"/>
        </w:rPr>
        <w:t xml:space="preserve"> was just such a territory. A significant theoretical and practical interest is the study of the space in the Russian North from the standpoint of the dynamics of changes in ethnic and religious composition, as well as the use of these changes as a positive factor, the driver of economic growth, where the problems are somehow correlated with the same problems of other Arctic States – Norway, Denmark and Iceland, but this is </w:t>
      </w:r>
      <w:r w:rsidRPr="00A9291C">
        <w:rPr>
          <w:rFonts w:eastAsia="Calibri"/>
          <w:highlight w:val="cyan"/>
          <w:u w:val="single"/>
        </w:rPr>
        <w:t>even more true in the case of the US</w:t>
      </w:r>
      <w:r w:rsidRPr="00A9291C">
        <w:rPr>
          <w:rFonts w:eastAsia="Calibri"/>
          <w:sz w:val="12"/>
        </w:rPr>
        <w:t xml:space="preserve"> and Canada. DTMIS 2019 IOP Conf. Series: Materials Science and Engineering 940 (2020) 012112 IOP Publishing doi:10.1088/1757-899X/940/1/012112 2 Currently, the problem with </w:t>
      </w:r>
      <w:r w:rsidRPr="00A9291C">
        <w:rPr>
          <w:rFonts w:eastAsia="Calibri"/>
          <w:highlight w:val="cyan"/>
          <w:u w:val="single"/>
        </w:rPr>
        <w:t>the</w:t>
      </w:r>
      <w:r w:rsidRPr="00A9291C">
        <w:rPr>
          <w:rFonts w:eastAsia="Calibri"/>
          <w:sz w:val="12"/>
        </w:rPr>
        <w:t xml:space="preserve"> spontaneous </w:t>
      </w:r>
      <w:r w:rsidRPr="00A9291C">
        <w:rPr>
          <w:rFonts w:eastAsia="Calibri"/>
          <w:highlight w:val="cyan"/>
          <w:u w:val="single"/>
        </w:rPr>
        <w:t>growth of the Muslim population</w:t>
      </w:r>
      <w:r w:rsidRPr="00A9291C">
        <w:rPr>
          <w:rFonts w:eastAsia="Calibri"/>
          <w:sz w:val="12"/>
        </w:rPr>
        <w:t xml:space="preserve">, communities and organizations </w:t>
      </w:r>
      <w:r w:rsidRPr="00A9291C">
        <w:rPr>
          <w:rFonts w:eastAsia="Calibri"/>
          <w:highlight w:val="cyan"/>
          <w:u w:val="single"/>
        </w:rPr>
        <w:t>is felt as</w:t>
      </w:r>
      <w:r w:rsidRPr="00A9291C">
        <w:rPr>
          <w:rFonts w:eastAsia="Calibri"/>
          <w:sz w:val="12"/>
        </w:rPr>
        <w:t xml:space="preserve"> the most acute, </w:t>
      </w:r>
      <w:r w:rsidRPr="00A9291C">
        <w:rPr>
          <w:rFonts w:eastAsia="Calibri"/>
          <w:highlight w:val="cyan"/>
          <w:u w:val="single"/>
        </w:rPr>
        <w:t>problematic</w:t>
      </w:r>
      <w:r w:rsidRPr="00A9291C">
        <w:rPr>
          <w:rFonts w:eastAsia="Calibri"/>
          <w:sz w:val="12"/>
        </w:rPr>
        <w:t xml:space="preserve"> and symptomatic </w:t>
      </w:r>
      <w:r w:rsidRPr="00A9291C">
        <w:rPr>
          <w:rFonts w:eastAsia="Calibri"/>
          <w:highlight w:val="cyan"/>
          <w:u w:val="single"/>
        </w:rPr>
        <w:t>in the</w:t>
      </w:r>
      <w:r w:rsidRPr="00A9291C">
        <w:rPr>
          <w:rFonts w:eastAsia="Calibri"/>
          <w:sz w:val="12"/>
        </w:rPr>
        <w:t xml:space="preserve"> Northern Europe and the </w:t>
      </w:r>
      <w:r w:rsidRPr="00A9291C">
        <w:rPr>
          <w:rFonts w:eastAsia="Calibri"/>
          <w:highlight w:val="cyan"/>
          <w:u w:val="single"/>
        </w:rPr>
        <w:t>Arctic</w:t>
      </w:r>
      <w:r w:rsidRPr="00A9291C">
        <w:rPr>
          <w:rFonts w:eastAsia="Calibri"/>
          <w:sz w:val="12"/>
        </w:rPr>
        <w:t xml:space="preserve"> region – more than in all world regions. The Swedish example illustrates the paradox of the whole situation: in 1975, the Muslim population of the Kingdom was 0.25%; in 2017, according to official data - it is every 10th citizen, according to unofficial data, the Muslim population of Sweden is balanced between 14.5 and 17.5%. 75% of all Muslims in Sweden live in two agglomerations, of which: 53-55% - in the metropolis of Stockholm and Uppsala, 20-25% in the one that is formed by the capital of Denmark, Copenhagen, and the Swedish city of Malmo. This circumstance creates a single region, which is home to an estimated 280 to 350 thousand Muslims. The process of European urban space becoming a ghetto is going on with the acquiescence, connivance or inaction of local authorities and has a voluntary-compulsory character [1]. In the Russian Federation, in the Arctic zone of the Russian Federation (AZ RF) the situation is fundamentally different. </w:t>
      </w:r>
      <w:proofErr w:type="gramStart"/>
      <w:r w:rsidRPr="00A9291C">
        <w:rPr>
          <w:rFonts w:eastAsia="Calibri"/>
          <w:sz w:val="12"/>
        </w:rPr>
        <w:t>First of all</w:t>
      </w:r>
      <w:proofErr w:type="gramEnd"/>
      <w:r w:rsidRPr="00A9291C">
        <w:rPr>
          <w:rFonts w:eastAsia="Calibri"/>
          <w:sz w:val="12"/>
        </w:rPr>
        <w:t xml:space="preserve">, there is a completely different settlement system; the level of urbanization is almost 100% [2]. That is 10-20% more than in any Arctic part of Europe, except Iceland and Greenland. The infrastructural disunity, objectively inherent in the Northern territories in Russia, aggravates the situation. In Russia, compared with the USSR, there is increased migration activity. The category of "traditional places of settlement" is losing some of its importance. Yet moving populations have different social characteristics. Moreover, the Russian Far North was initially characterized by increased migration activity [3] [4]. In the present, we conclude that the Arctic zone of the Russian Federation hosts a process of new regional and religious identities’ formation. </w:t>
      </w:r>
      <w:proofErr w:type="gramStart"/>
      <w:r w:rsidRPr="00A9291C">
        <w:rPr>
          <w:rFonts w:eastAsia="Calibri"/>
          <w:sz w:val="12"/>
        </w:rPr>
        <w:t>Also</w:t>
      </w:r>
      <w:proofErr w:type="gramEnd"/>
      <w:r w:rsidRPr="00A9291C">
        <w:rPr>
          <w:rFonts w:eastAsia="Calibri"/>
          <w:sz w:val="12"/>
        </w:rPr>
        <w:t xml:space="preserve"> for the reasons described above, this process has its own confusion, logical incompleteness, as well as local antagonism, for example, the Muslim community of Vorkuta, which has from 17 to 20 thousand Muslims, has no place of worship and can not build the </w:t>
      </w:r>
      <w:proofErr w:type="gramStart"/>
      <w:r w:rsidRPr="00A9291C">
        <w:rPr>
          <w:rFonts w:eastAsia="Calibri"/>
          <w:sz w:val="12"/>
        </w:rPr>
        <w:t>Great mosque</w:t>
      </w:r>
      <w:proofErr w:type="gramEnd"/>
      <w:r w:rsidRPr="00A9291C">
        <w:rPr>
          <w:rFonts w:eastAsia="Calibri"/>
          <w:sz w:val="12"/>
        </w:rPr>
        <w:t xml:space="preserve"> of Vorkuta for 25 years. 2. Methods Recognizing the importance of </w:t>
      </w:r>
      <w:proofErr w:type="gramStart"/>
      <w:r w:rsidRPr="00A9291C">
        <w:rPr>
          <w:rFonts w:eastAsia="Calibri"/>
          <w:sz w:val="12"/>
        </w:rPr>
        <w:t>taking into account</w:t>
      </w:r>
      <w:proofErr w:type="gramEnd"/>
      <w:r w:rsidRPr="00A9291C">
        <w:rPr>
          <w:rFonts w:eastAsia="Calibri"/>
          <w:sz w:val="12"/>
        </w:rPr>
        <w:t xml:space="preserve"> the confessional factor for almost any multiconfessional society, moreover in the aspect of spatial transformation under the influence of technological diffusion, we believe that this kind of study, made on the example of Russia, will be of interest to a wide range of specialists. The authors have tried to reflect the pluralism of opinions, as well as to pay attention to the economic, political and socio-cultural components. While working on the article, the authors resorted to latest scientific discoveries to support their claims, taking into account fundamental works of Russian and foreign specialists in Geography, Hisoty, Sociology, Economy in such scientific fields as civilisational theory, which studies the problems of the flows of migration, the influence of sectorial and territorial (including migrational) factors on regional labour market, and the theory of diffusion process of innovation. 3. Results and Discussion Initially, as it became clear from history, the so-called "traditional Islam" in the Arctic zone of the Russian Federation was represented by Siberian, Kazan and Volga Tatars living together with the Russians for more than five hundred years. The discovery of Volga oil turned all professions related to oil production and refining into promising ones, and therefore profitable, and then specialized for the peoples of Tatarstan, Bashkiria, and other Muslim regions, dominating even at that Soviet period: Azerbaijan, Chechen-Ingush Autonomous Soviet Socialist Republic, Dagestan Autonomous Soviet Socialist Republic, Kabardino-Balkar Autonomous Soviet Socialist Republic. In 1973, the USSR had only 5 complex universities preparing specialists with a high level of training, 3 of which were in the Muslim regions of the USSR (Baku, Grozny and Ufa). Naturally, no one thought about the religious composition of the population then. The large West Siberian oil, supplemented with gas [5], led to the migration of the population from the Volga economic region to the West Siberian region. A new Muslim settlement zone was formed and is now characterized as historical and traditional. In the next 40-45 years since the construction of single Retracted -industry towns in the AZ of the Russian Federation and DTMIS 2019 IOP Conf. Series: Materials Science and Engineering 940 (2020) 012112 IOP Publishing doi:10.1088/1757-899X/940/1/012112 3 the launch of the oil and gas industry [6], the share of the population professing Islam gradually increased in the region. Currently, in the Arctic zone of the Russian Federation, depending on the region-subject, the Muslim population ranges from 2.1% to 41% of the total population (see Table 1). The data are based on a statistical study conducted by the authors. </w:t>
      </w:r>
      <w:proofErr w:type="gramStart"/>
      <w:r w:rsidRPr="00A9291C">
        <w:rPr>
          <w:rFonts w:eastAsia="Calibri"/>
          <w:sz w:val="12"/>
        </w:rPr>
        <w:t>on the basis of</w:t>
      </w:r>
      <w:proofErr w:type="gramEnd"/>
      <w:r w:rsidRPr="00A9291C">
        <w:rPr>
          <w:rFonts w:eastAsia="Calibri"/>
          <w:sz w:val="12"/>
        </w:rPr>
        <w:t xml:space="preserve"> comparison of the all-Russian census materials in 2002 and 2010, Federal state statistics service for 2019, also on methods of an objective assessment </w:t>
      </w:r>
      <w:proofErr w:type="gramStart"/>
      <w:r w:rsidRPr="00A9291C">
        <w:rPr>
          <w:rFonts w:eastAsia="Calibri"/>
          <w:sz w:val="12"/>
        </w:rPr>
        <w:t>taking into account</w:t>
      </w:r>
      <w:proofErr w:type="gramEnd"/>
      <w:r w:rsidRPr="00A9291C">
        <w:rPr>
          <w:rFonts w:eastAsia="Calibri"/>
          <w:sz w:val="12"/>
        </w:rPr>
        <w:t xml:space="preserve"> the actual statistical error as in one of the above censuses there was no column "religion". To date, the inclusion of this item into the form is only under discussion, for this reason, all assessments are purely subjective. Materials provided to one of the authors by the Russian Council of Muftis representatives, as well as regional media reports of the relevant subjects of the Federation were used. Despite a rather serious fragmentation and a relatively small number of the Muslim population in the total number of region inhabitants, its compact concentration in the regional centers of North-West Russia, the Urals and Western and Eastern Siberia, as well as cities in the Far East is of serious concern not only for local authorities, but also for the Federal center. </w:t>
      </w:r>
      <w:r w:rsidRPr="00A9291C">
        <w:rPr>
          <w:rFonts w:eastAsia="Calibri"/>
          <w:highlight w:val="cyan"/>
          <w:u w:val="single"/>
        </w:rPr>
        <w:t>The Western</w:t>
      </w:r>
      <w:r w:rsidRPr="00A9291C">
        <w:rPr>
          <w:rFonts w:eastAsia="Calibri"/>
          <w:u w:val="single"/>
        </w:rPr>
        <w:t xml:space="preserve"> European </w:t>
      </w:r>
      <w:r w:rsidRPr="00A9291C">
        <w:rPr>
          <w:rFonts w:eastAsia="Calibri"/>
          <w:highlight w:val="cyan"/>
          <w:u w:val="single"/>
        </w:rPr>
        <w:t>problem</w:t>
      </w:r>
      <w:r w:rsidRPr="00A9291C">
        <w:rPr>
          <w:rFonts w:eastAsia="Calibri"/>
          <w:u w:val="single"/>
        </w:rPr>
        <w:t xml:space="preserve"> </w:t>
      </w:r>
      <w:r w:rsidRPr="00A9291C">
        <w:rPr>
          <w:rFonts w:eastAsia="Calibri"/>
          <w:highlight w:val="cyan"/>
          <w:u w:val="single"/>
        </w:rPr>
        <w:t xml:space="preserve">of </w:t>
      </w:r>
      <w:r w:rsidRPr="00A9291C">
        <w:rPr>
          <w:rFonts w:eastAsia="Calibri"/>
          <w:strike/>
          <w:sz w:val="18"/>
          <w:szCs w:val="18"/>
          <w:u w:val="single"/>
        </w:rPr>
        <w:t>ghettoization</w:t>
      </w:r>
      <w:r w:rsidRPr="00A9291C">
        <w:rPr>
          <w:rFonts w:eastAsia="Calibri"/>
          <w:sz w:val="18"/>
          <w:szCs w:val="18"/>
          <w:u w:val="single"/>
        </w:rPr>
        <w:t xml:space="preserve"> </w:t>
      </w:r>
      <w:r w:rsidRPr="00A9291C">
        <w:rPr>
          <w:rFonts w:eastAsia="Calibri"/>
          <w:u w:val="single"/>
        </w:rPr>
        <w:t xml:space="preserve">or </w:t>
      </w:r>
      <w:r w:rsidRPr="00A9291C">
        <w:rPr>
          <w:rFonts w:eastAsia="Calibri"/>
          <w:highlight w:val="cyan"/>
          <w:u w:val="single"/>
        </w:rPr>
        <w:t>concentration</w:t>
      </w:r>
      <w:r w:rsidRPr="00A9291C">
        <w:rPr>
          <w:rFonts w:eastAsia="Calibri"/>
          <w:u w:val="single"/>
        </w:rPr>
        <w:t xml:space="preserve"> </w:t>
      </w:r>
      <w:r w:rsidRPr="00A9291C">
        <w:rPr>
          <w:rFonts w:eastAsia="Calibri"/>
          <w:highlight w:val="cyan"/>
          <w:u w:val="single"/>
        </w:rPr>
        <w:t>of the Muslim population</w:t>
      </w:r>
      <w:r w:rsidRPr="00A9291C">
        <w:rPr>
          <w:rFonts w:eastAsia="Calibri"/>
          <w:u w:val="single"/>
        </w:rPr>
        <w:t xml:space="preserve"> is clearly seen in the current political and economic conditions. This </w:t>
      </w:r>
      <w:r w:rsidRPr="00A9291C">
        <w:rPr>
          <w:rFonts w:eastAsia="Calibri"/>
          <w:highlight w:val="cyan"/>
          <w:u w:val="single"/>
        </w:rPr>
        <w:t>is the first</w:t>
      </w:r>
      <w:r w:rsidRPr="00A9291C">
        <w:rPr>
          <w:rFonts w:eastAsia="Calibri"/>
          <w:u w:val="single"/>
        </w:rPr>
        <w:t xml:space="preserve"> fundamental </w:t>
      </w:r>
      <w:r w:rsidRPr="00A9291C">
        <w:rPr>
          <w:rFonts w:eastAsia="Calibri"/>
          <w:highlight w:val="cyan"/>
          <w:u w:val="single"/>
        </w:rPr>
        <w:t>problem of</w:t>
      </w:r>
      <w:r w:rsidRPr="00A9291C">
        <w:rPr>
          <w:rFonts w:eastAsia="Calibri"/>
          <w:u w:val="single"/>
        </w:rPr>
        <w:t xml:space="preserve"> geopolitical and socio-cultural </w:t>
      </w:r>
      <w:r w:rsidRPr="00A9291C">
        <w:rPr>
          <w:rFonts w:eastAsia="Calibri"/>
          <w:highlight w:val="cyan"/>
          <w:u w:val="single"/>
        </w:rPr>
        <w:t>development of the Arctic</w:t>
      </w:r>
      <w:r w:rsidRPr="00A9291C">
        <w:rPr>
          <w:rFonts w:eastAsia="Calibri"/>
          <w:sz w:val="12"/>
        </w:rPr>
        <w:t xml:space="preserve">: the problem of forecasting of the </w:t>
      </w:r>
      <w:proofErr w:type="gramStart"/>
      <w:r w:rsidRPr="00A9291C">
        <w:rPr>
          <w:rFonts w:eastAsia="Calibri"/>
          <w:sz w:val="12"/>
        </w:rPr>
        <w:t>dynamics</w:t>
      </w:r>
      <w:proofErr w:type="gramEnd"/>
      <w:r w:rsidRPr="00A9291C">
        <w:rPr>
          <w:rFonts w:eastAsia="Calibri"/>
          <w:sz w:val="12"/>
        </w:rPr>
        <w:t xml:space="preserve"> development and transformation of the Arctic region. This problem has already led </w:t>
      </w:r>
      <w:proofErr w:type="gramStart"/>
      <w:r w:rsidRPr="00A9291C">
        <w:rPr>
          <w:rFonts w:eastAsia="Calibri"/>
          <w:sz w:val="12"/>
        </w:rPr>
        <w:t>a number of</w:t>
      </w:r>
      <w:proofErr w:type="gramEnd"/>
      <w:r w:rsidRPr="00A9291C">
        <w:rPr>
          <w:rFonts w:eastAsia="Calibri"/>
          <w:sz w:val="12"/>
        </w:rPr>
        <w:t xml:space="preserve"> European States (primarily the Benelux and Northern European States) to the most severe social disasters and crises, solutions to which have not been found </w:t>
      </w:r>
      <w:proofErr w:type="gramStart"/>
      <w:r w:rsidRPr="00A9291C">
        <w:rPr>
          <w:rFonts w:eastAsia="Calibri"/>
          <w:sz w:val="12"/>
        </w:rPr>
        <w:t>at the moment</w:t>
      </w:r>
      <w:proofErr w:type="gramEnd"/>
      <w:r w:rsidRPr="00A9291C">
        <w:rPr>
          <w:rFonts w:eastAsia="Calibri"/>
          <w:sz w:val="12"/>
        </w:rPr>
        <w:t xml:space="preserve"> and a safe way out of which is currently not visible even in the long term. As of January 1, 2017, every 10th inhabitant of Northern Europe is a Muslim. Only Sweden alone has a Muslim population comparable to the population of 5 Icelands. </w:t>
      </w:r>
      <w:r w:rsidRPr="00A9291C">
        <w:rPr>
          <w:rFonts w:eastAsia="Calibri"/>
          <w:highlight w:val="cyan"/>
          <w:u w:val="single"/>
        </w:rPr>
        <w:t>If the same trend continues</w:t>
      </w:r>
      <w:r w:rsidRPr="00A9291C">
        <w:rPr>
          <w:rFonts w:eastAsia="Calibri"/>
          <w:sz w:val="12"/>
        </w:rPr>
        <w:t xml:space="preserve"> (without repetition of the events of 2015), then by 2025-2027 it will be every 5th, and by 2035-2050 </w:t>
      </w:r>
      <w:r w:rsidRPr="00A9291C">
        <w:rPr>
          <w:rFonts w:eastAsia="Calibri"/>
          <w:highlight w:val="cyan"/>
          <w:u w:val="single"/>
        </w:rPr>
        <w:t>every 4th citizen</w:t>
      </w:r>
      <w:r w:rsidRPr="00A9291C">
        <w:rPr>
          <w:rFonts w:eastAsia="Calibri"/>
          <w:sz w:val="12"/>
        </w:rPr>
        <w:t xml:space="preserve">. Between 20% and 40% of young people under the age of 25 </w:t>
      </w:r>
      <w:r w:rsidRPr="00A9291C">
        <w:rPr>
          <w:rFonts w:eastAsia="Calibri"/>
          <w:highlight w:val="cyan"/>
          <w:u w:val="single"/>
        </w:rPr>
        <w:t xml:space="preserve">have neither education nor a </w:t>
      </w:r>
      <w:r w:rsidRPr="00A9291C">
        <w:rPr>
          <w:rFonts w:eastAsia="Calibri"/>
          <w:u w:val="single"/>
        </w:rPr>
        <w:t xml:space="preserve">permanent </w:t>
      </w:r>
      <w:r w:rsidRPr="00A9291C">
        <w:rPr>
          <w:rFonts w:eastAsia="Calibri"/>
          <w:highlight w:val="cyan"/>
          <w:u w:val="single"/>
        </w:rPr>
        <w:t>job</w:t>
      </w:r>
      <w:r w:rsidRPr="00A9291C">
        <w:rPr>
          <w:rFonts w:eastAsia="Calibri"/>
          <w:sz w:val="12"/>
        </w:rPr>
        <w:t xml:space="preserve">. However, even it can be considered at present a relatively prosperous district in comparison with Stockholm Rinkeby nicknamed "little Mogadishu” [1]. At these rates, it is difficult to imagine what these and neighboring areas will become by 2025- 2035 in percentage and proportional ratios. By 2025-2030 years a primary map is a projection of the Muslim settlement in Northern Europe </w:t>
      </w:r>
      <w:proofErr w:type="gramStart"/>
      <w:r w:rsidRPr="00A9291C">
        <w:rPr>
          <w:rFonts w:eastAsia="Calibri"/>
          <w:sz w:val="12"/>
        </w:rPr>
        <w:t>has to</w:t>
      </w:r>
      <w:proofErr w:type="gramEnd"/>
      <w:r w:rsidRPr="00A9291C">
        <w:rPr>
          <w:rFonts w:eastAsia="Calibri"/>
          <w:sz w:val="12"/>
        </w:rPr>
        <w:t xml:space="preserve"> be finally formed. This map should fix the Muslims’ settlement in Northern Europe for the next 50-70 years, in fact – until the end of the XXI century. By the same period, plans of the most ambitious project related to the construction of Islamic infrastructure in the states of the region should be completed and implemented in practice [7]. The Arctic region has both huge potential (humanitarian, resource, infrastructure, etc.) [8] and strategic importance for all global players, and the Islamic world is no exception. The absence of a single, real and working legislative framework is the second fundamental problem of the Arctic, development dynamics and transformation of the Muslim population of the North of Russia and the Arctic zone of the Russian Federation. Table 1. Muslim population of the Russian Arctic (Regions of the Arctic zone of the Russian Federation) as of January 1, 2019. In the column "total" * means excluding migrants from the former Soviet republic of Central Asia, and ** - including migrants from the former Soviet republics of Central Asia. Russian Arctic Regions Total population Muslim population Percentage of Muslim population in % Krasnoyarsk region 2 865 908 300 000 10.5 Murmansk region 762 371 55 000 7.2 Arkhangelsk region 1 173 763 25 000 2.1 Nenets Autonomous district 43 855 1 500 3.4 Republic of Komi Retracted 856 631 93 000 10.9 DTMIS 2019 IOP Conf. Series: Materials Science and Engineering 940 (2020) 012112 IOP Publishing doi:10.1088/1757-899X/940/1/012112 4 Yamalo-Nenets Autonomous Okrug 534 299 171 000 32 Khanty-Mansiysk Autonomous Okrug-Ugra 1 625 501 667 000 41 Sverdlovsk region 4 328 942 727 000 16.8 Tyumen region 3 614 803 427 000 11.8 Republic Of Sakha (Yakutia) 959 875 72 000 7.5 Chukotka Autonomous Okrug 50 150 3 000 6 Kamchatka territory 316 328 22 000 7 Magadan region 146 275 14 000 9.6 Republic of Karelia 629 771 61 000 9.7 TOTAL 17 908 472 2 638 500 14.7* - 21.5%** For comparison, in this paper, we present the official statistics of the Muslim population in Canada and the United States, the dynamics of its growth before the "Arab spring" and in this process (in 2019) (see Table 2). Table 2. Official statistics of Muslim population growth dynamics in Canada and Alaska (USA) for 10 years (from 2001 to 2011) and in 2019 (Based on official Canadian and US statistics). Canadian and US provinces Number of Muslims in 2001 % 2001 Number of Muslims in 2011 % 2011 % 2019 Alaska 1 570 0.3 3 100 0.5 0.7 USA 1 951 386 0.6 2 595 000 0.8 1.3 Ontario 352 525 3.1 581 950 4.6 6.7 Quebec 10 620 1.5 243 430 3.1 3.8 Alberta 49 045 1.7 113 445 3.2 3.5 British Columbia 56 220 1.4 79 310 1.8 2.1 Manitoba 5 095 0.5 12 405 1.0 1.3 Saskatchewan 2 230 0.2 10 040 1.0 1.2 Nova Scotia 3 545 0.4 8 505 0.9 1.1 New Brunswick 1 270 0.2 2 640 0.3 0.5 Newfoundland and Labrador 625 0.1 100 0.2 0.3 prince Edward island 195 0.1 660 0.5 0.7 Northwest territories 175 0.5 275 0.7 0.9 Nunavut 25 0.1 50 0.2 0.2 Yukon 55 0.1 40 0.1 0.2 Canada 579 640 2.0 1 053 945 3.2 3.7 Several conclusions can be drawn on the basis of this Table 1: 1) zoning of the territory of the Muslim population settlement in the Russian Arctic sector – the Arctic zone of the Russian Federation into the following zones (parts): North-Western, Ural, West Siberian, East Siberian and Far Eastern; 2) the above data demonstrate that the Muslim population is located on the Arctic zone of the Russian Federation very unevenly, mainly in the North-Western, Ural and Western Siberian parts; 3) it should be noted that it is mainly concentrated in the capitals and central cities of the regions; 4) in almost all cities where there is some organized Muslim community, mosques, madrassas are built, new cultural centers, cafes, shops with Halal and Muslim product lines are opened; 5) another important conclusion following from Table 1is that de facto every 5th resident of Russian AZ today is a Muslim</w:t>
      </w:r>
      <w:r w:rsidRPr="00A9291C">
        <w:rPr>
          <w:rFonts w:eastAsia="Calibri"/>
          <w:highlight w:val="cyan"/>
          <w:u w:val="single"/>
        </w:rPr>
        <w:t>. Muslims are distributed unevenly</w:t>
      </w:r>
      <w:r w:rsidRPr="00A9291C">
        <w:rPr>
          <w:rFonts w:eastAsia="Calibri"/>
          <w:sz w:val="12"/>
        </w:rPr>
        <w:t xml:space="preserve"> in the AZ of the Russian Federation; </w:t>
      </w:r>
      <w:r w:rsidRPr="00A9291C">
        <w:rPr>
          <w:rFonts w:eastAsia="Calibri"/>
          <w:highlight w:val="cyan"/>
          <w:u w:val="single"/>
        </w:rPr>
        <w:t>most of them live in the Yamal</w:t>
      </w:r>
      <w:r w:rsidRPr="00A9291C">
        <w:rPr>
          <w:rFonts w:eastAsia="Calibri"/>
          <w:u w:val="single"/>
        </w:rPr>
        <w:t xml:space="preserve"> and KHMAO</w:t>
      </w:r>
      <w:r w:rsidRPr="00A9291C">
        <w:rPr>
          <w:rFonts w:eastAsia="Calibri"/>
          <w:sz w:val="12"/>
        </w:rPr>
        <w:t xml:space="preserve">, and least of all Retracted – in Arkhangelsk region, respectively. DTMIS 2019 IOP Conf. Series: Materials Science and Engineering 940 (2020) 012112 IOP Publishing doi:10.1088/1757-899X/940/1/012112 5 However, who can guarantee that tomorrow the Arctic zone of the Russian Federation, which is today not the most prosperous compared with other regions, but relatively quiet, won't turn into a problem area or a "hot spot" under the pressure factors inspired from outside or inside. </w:t>
      </w:r>
      <w:r w:rsidRPr="00A9291C">
        <w:rPr>
          <w:rFonts w:eastAsia="Calibri"/>
          <w:highlight w:val="cyan"/>
          <w:u w:val="single"/>
        </w:rPr>
        <w:t>The security of a large</w:t>
      </w:r>
      <w:r w:rsidRPr="00A9291C">
        <w:rPr>
          <w:rFonts w:eastAsia="Calibri"/>
          <w:sz w:val="12"/>
        </w:rPr>
        <w:t xml:space="preserve"> and passionate </w:t>
      </w:r>
      <w:r w:rsidRPr="00A9291C">
        <w:rPr>
          <w:rFonts w:eastAsia="Calibri"/>
          <w:highlight w:val="cyan"/>
          <w:u w:val="single"/>
        </w:rPr>
        <w:t>Muslim community is</w:t>
      </w:r>
      <w:r w:rsidRPr="00A9291C">
        <w:rPr>
          <w:rFonts w:eastAsia="Calibri"/>
          <w:sz w:val="12"/>
        </w:rPr>
        <w:t xml:space="preserve"> the third </w:t>
      </w:r>
      <w:r w:rsidRPr="00A9291C">
        <w:rPr>
          <w:rFonts w:eastAsia="Calibri"/>
          <w:u w:val="single"/>
        </w:rPr>
        <w:t xml:space="preserve">fundamental </w:t>
      </w:r>
      <w:r w:rsidRPr="00A9291C">
        <w:rPr>
          <w:rFonts w:eastAsia="Calibri"/>
          <w:highlight w:val="cyan"/>
          <w:u w:val="single"/>
        </w:rPr>
        <w:t xml:space="preserve">problem of </w:t>
      </w:r>
      <w:r w:rsidRPr="00A9291C">
        <w:rPr>
          <w:rFonts w:eastAsia="Calibri"/>
          <w:u w:val="single"/>
        </w:rPr>
        <w:t xml:space="preserve">the </w:t>
      </w:r>
      <w:r w:rsidRPr="00A9291C">
        <w:rPr>
          <w:rFonts w:eastAsia="Calibri"/>
          <w:highlight w:val="cyan"/>
          <w:u w:val="single"/>
        </w:rPr>
        <w:t>Arctic development</w:t>
      </w:r>
      <w:r w:rsidRPr="00A9291C">
        <w:rPr>
          <w:rFonts w:eastAsia="Calibri"/>
          <w:sz w:val="12"/>
        </w:rPr>
        <w:t xml:space="preserve">, </w:t>
      </w:r>
      <w:r w:rsidRPr="00A9291C">
        <w:rPr>
          <w:rFonts w:eastAsia="Calibri"/>
          <w:u w:val="single"/>
        </w:rPr>
        <w:t>the dynamics</w:t>
      </w:r>
      <w:r w:rsidRPr="00A9291C">
        <w:rPr>
          <w:rFonts w:eastAsia="Calibri"/>
          <w:sz w:val="12"/>
        </w:rPr>
        <w:t xml:space="preserve"> and transformation </w:t>
      </w:r>
      <w:r w:rsidRPr="00A9291C">
        <w:rPr>
          <w:rFonts w:eastAsia="Calibri"/>
          <w:u w:val="single"/>
        </w:rPr>
        <w:t>of the</w:t>
      </w:r>
      <w:r w:rsidRPr="00A9291C">
        <w:rPr>
          <w:rFonts w:eastAsia="Calibri"/>
          <w:sz w:val="12"/>
        </w:rPr>
        <w:t xml:space="preserve"> Muslim population in the North of Russia and the </w:t>
      </w:r>
      <w:r w:rsidRPr="00A9291C">
        <w:rPr>
          <w:rFonts w:eastAsia="Calibri"/>
          <w:u w:val="single"/>
        </w:rPr>
        <w:t>Arctic</w:t>
      </w:r>
      <w:r w:rsidRPr="00A9291C">
        <w:rPr>
          <w:rFonts w:eastAsia="Calibri"/>
          <w:sz w:val="12"/>
        </w:rPr>
        <w:t xml:space="preserve"> zone of the Russian Federation. Economic and political realities, as well as the factor of open borders contribute to the "spontaneous" and "unorganized" interpenetration of cultures together with their carriers. </w:t>
      </w:r>
      <w:proofErr w:type="gramStart"/>
      <w:r w:rsidRPr="00A9291C">
        <w:rPr>
          <w:rFonts w:eastAsia="Calibri"/>
          <w:sz w:val="12"/>
        </w:rPr>
        <w:t>By the way, this</w:t>
      </w:r>
      <w:proofErr w:type="gramEnd"/>
      <w:r w:rsidRPr="00A9291C">
        <w:rPr>
          <w:rFonts w:eastAsia="Calibri"/>
          <w:sz w:val="12"/>
        </w:rPr>
        <w:t xml:space="preserve"> applies not only to Muslim communities, but also to Orthodox communities in Finland [9]. However, Muslim communities are certainly more active in the present time throughout the Arctic Circle. Research shows that cultural expansion as a specific form of intercultural communication is the most effective factor in the implementation of the inclusive system of other civilizational and cultural code values formation [10]. This fully applies to the values and practices of economic behavior. This is the fourth fundamental problem of the Arctic development, the dynamics and transformation of the Muslim population in the North of Russia and the Arctic zone of the Russian Federation. This is especially true for the VI technological order, in the era in which we now live. In the transition to the next VII technological </w:t>
      </w:r>
      <w:proofErr w:type="gramStart"/>
      <w:r w:rsidRPr="00A9291C">
        <w:rPr>
          <w:rFonts w:eastAsia="Calibri"/>
          <w:sz w:val="12"/>
        </w:rPr>
        <w:t>order</w:t>
      </w:r>
      <w:proofErr w:type="gramEnd"/>
      <w:r w:rsidRPr="00A9291C">
        <w:rPr>
          <w:rFonts w:eastAsia="Calibri"/>
          <w:sz w:val="12"/>
        </w:rPr>
        <w:t xml:space="preserve"> it is extremely difficult, if not </w:t>
      </w:r>
      <w:proofErr w:type="gramStart"/>
      <w:r w:rsidRPr="00A9291C">
        <w:rPr>
          <w:rFonts w:eastAsia="Calibri"/>
          <w:sz w:val="12"/>
        </w:rPr>
        <w:t>impossible</w:t>
      </w:r>
      <w:proofErr w:type="gramEnd"/>
      <w:r w:rsidRPr="00A9291C">
        <w:rPr>
          <w:rFonts w:eastAsia="Calibri"/>
          <w:sz w:val="12"/>
        </w:rPr>
        <w:t xml:space="preserve"> to imagine and predict the role of cognitive technologies in human life and society. This is the fifth fundamental problem of Arctic exploration of the dynamics of development and transformation of the Muslim population in the Russian North and the Arctic zone of the Russian Federation, for several reasons: a) despite the progress in transport and IT, these areas are still distant from the central cities, as well as from air and land routes, b) their geographical distance, overlaid on the relative (in comparison with other regions of the Russian Federation) </w:t>
      </w:r>
      <w:r w:rsidRPr="00A9291C">
        <w:rPr>
          <w:rFonts w:eastAsia="Calibri"/>
          <w:u w:val="single"/>
        </w:rPr>
        <w:t>viability of the population contributes to a more rapid</w:t>
      </w:r>
      <w:r w:rsidRPr="00A9291C">
        <w:rPr>
          <w:rFonts w:eastAsia="Calibri"/>
          <w:sz w:val="12"/>
        </w:rPr>
        <w:t xml:space="preserve"> and at the same time more mass transition to the new </w:t>
      </w:r>
      <w:r w:rsidRPr="00A9291C">
        <w:rPr>
          <w:rFonts w:eastAsia="Calibri"/>
          <w:u w:val="single"/>
        </w:rPr>
        <w:t>lifestyle</w:t>
      </w:r>
      <w:r w:rsidRPr="00A9291C">
        <w:rPr>
          <w:rFonts w:eastAsia="Calibri"/>
          <w:sz w:val="12"/>
        </w:rPr>
        <w:t xml:space="preserve">, </w:t>
      </w:r>
      <w:r w:rsidRPr="00A9291C">
        <w:rPr>
          <w:rFonts w:eastAsia="Calibri"/>
          <w:u w:val="single"/>
        </w:rPr>
        <w:t>that already forms the territory of experimental advanced development</w:t>
      </w:r>
      <w:r w:rsidRPr="00A9291C">
        <w:rPr>
          <w:rFonts w:eastAsia="Calibri"/>
          <w:sz w:val="12"/>
        </w:rPr>
        <w:t xml:space="preserve">. Successful adaptation and integration of migrants from the Middle East, North and East Africa, South Asia, both in Russia and in Northern Europe is perceived with a healthy degree of skepticism due to their quantity and quality. This is, albeit partly indirect, but the sixth principal problem of the Arctic development, dynamics and transformation of the Muslim population in the North of Russia and the Arctic zone of the Russian Federation. The seventh fundamental problem of Arctic development, as well as the dynamics of development and transformation of the Muslim population in the North of Russia and the Arctic zone of the Russian Federation is the immutable fact that today </w:t>
      </w:r>
      <w:r w:rsidRPr="00A9291C">
        <w:rPr>
          <w:rFonts w:eastAsia="Calibri"/>
          <w:highlight w:val="cyan"/>
          <w:u w:val="single"/>
        </w:rPr>
        <w:t>the</w:t>
      </w:r>
      <w:r w:rsidRPr="00A9291C">
        <w:rPr>
          <w:rFonts w:eastAsia="Calibri"/>
          <w:sz w:val="12"/>
        </w:rPr>
        <w:t xml:space="preserve"> entire </w:t>
      </w:r>
      <w:r w:rsidRPr="00A9291C">
        <w:rPr>
          <w:rFonts w:eastAsia="Calibri"/>
          <w:highlight w:val="cyan"/>
          <w:u w:val="single"/>
        </w:rPr>
        <w:t>Arctic</w:t>
      </w:r>
      <w:r w:rsidRPr="00A9291C">
        <w:rPr>
          <w:rFonts w:eastAsia="Calibri"/>
          <w:sz w:val="12"/>
        </w:rPr>
        <w:t xml:space="preserve"> region </w:t>
      </w:r>
      <w:r w:rsidRPr="00A9291C">
        <w:rPr>
          <w:rFonts w:eastAsia="Calibri"/>
          <w:highlight w:val="cyan"/>
          <w:u w:val="single"/>
        </w:rPr>
        <w:t>occupies</w:t>
      </w:r>
      <w:r w:rsidRPr="00A9291C">
        <w:rPr>
          <w:rFonts w:eastAsia="Calibri"/>
          <w:u w:val="single"/>
        </w:rPr>
        <w:t xml:space="preserve"> a special place in</w:t>
      </w:r>
      <w:r w:rsidRPr="00A9291C">
        <w:rPr>
          <w:rFonts w:eastAsia="Calibri"/>
          <w:sz w:val="12"/>
        </w:rPr>
        <w:t xml:space="preserve"> the system of economic </w:t>
      </w:r>
      <w:r w:rsidRPr="00A9291C">
        <w:rPr>
          <w:rFonts w:eastAsia="Calibri"/>
          <w:highlight w:val="cyan"/>
          <w:u w:val="single"/>
        </w:rPr>
        <w:t>priorities</w:t>
      </w:r>
      <w:r w:rsidRPr="00A9291C">
        <w:rPr>
          <w:rFonts w:eastAsia="Calibri"/>
          <w:sz w:val="12"/>
        </w:rPr>
        <w:t xml:space="preserve"> </w:t>
      </w:r>
      <w:r w:rsidRPr="00A9291C">
        <w:rPr>
          <w:rFonts w:eastAsia="Calibri"/>
          <w:highlight w:val="cyan"/>
          <w:u w:val="single"/>
        </w:rPr>
        <w:t>of Russia, China and our allies</w:t>
      </w:r>
      <w:r w:rsidRPr="00A9291C">
        <w:rPr>
          <w:rFonts w:eastAsia="Calibri"/>
          <w:sz w:val="12"/>
        </w:rPr>
        <w:t xml:space="preserve">. </w:t>
      </w:r>
      <w:r w:rsidRPr="00A9291C">
        <w:rPr>
          <w:rFonts w:eastAsia="Calibri"/>
          <w:highlight w:val="cyan"/>
          <w:u w:val="single"/>
        </w:rPr>
        <w:t>In this regard</w:t>
      </w:r>
      <w:r w:rsidRPr="00A9291C">
        <w:rPr>
          <w:rFonts w:eastAsia="Calibri"/>
          <w:sz w:val="12"/>
        </w:rPr>
        <w:t xml:space="preserve">, the ethnic and </w:t>
      </w:r>
      <w:r w:rsidRPr="00A9291C">
        <w:rPr>
          <w:rFonts w:eastAsia="Calibri"/>
          <w:highlight w:val="cyan"/>
          <w:u w:val="single"/>
        </w:rPr>
        <w:t>religious</w:t>
      </w:r>
      <w:r w:rsidRPr="00A9291C">
        <w:rPr>
          <w:rFonts w:eastAsia="Calibri"/>
          <w:sz w:val="12"/>
        </w:rPr>
        <w:t xml:space="preserve"> </w:t>
      </w:r>
      <w:r w:rsidRPr="00A9291C">
        <w:rPr>
          <w:rFonts w:eastAsia="Calibri"/>
          <w:highlight w:val="cyan"/>
          <w:u w:val="single"/>
        </w:rPr>
        <w:t>composition</w:t>
      </w:r>
      <w:r w:rsidRPr="00A9291C">
        <w:rPr>
          <w:rFonts w:eastAsia="Calibri"/>
          <w:sz w:val="12"/>
        </w:rPr>
        <w:t xml:space="preserve"> of the regional population </w:t>
      </w:r>
      <w:r w:rsidRPr="00A9291C">
        <w:rPr>
          <w:rFonts w:eastAsia="Calibri"/>
          <w:highlight w:val="cyan"/>
          <w:u w:val="single"/>
        </w:rPr>
        <w:t>becomes important</w:t>
      </w:r>
      <w:r w:rsidRPr="00A9291C">
        <w:rPr>
          <w:rFonts w:eastAsia="Calibri"/>
          <w:sz w:val="12"/>
        </w:rPr>
        <w:t xml:space="preserve"> not only for Russia itself, but also for the foreign economic policy in other countries. The "peculiarity" of the Arctic zone in the Russian Federation lies in the exclusivity of the geographical position of the Arctic, as well as in those enormous resources (energy, raw materials and food) [11], </w:t>
      </w:r>
      <w:r w:rsidRPr="00A9291C">
        <w:rPr>
          <w:rFonts w:eastAsia="Calibri"/>
          <w:highlight w:val="cyan"/>
          <w:u w:val="single"/>
        </w:rPr>
        <w:t>which in itself is the cause for conflict</w:t>
      </w:r>
      <w:r w:rsidRPr="00A9291C">
        <w:rPr>
          <w:rFonts w:eastAsia="Calibri"/>
          <w:sz w:val="12"/>
        </w:rPr>
        <w:t xml:space="preserve"> on a global scale, not inferior to the previous global wars, which aimed at the definition or establishment of a new world order belonging to the winners. All global players are interested in the resources and opportunities that the Arctic </w:t>
      </w:r>
      <w:proofErr w:type="gramStart"/>
      <w:r w:rsidRPr="00A9291C">
        <w:rPr>
          <w:rFonts w:eastAsia="Calibri"/>
          <w:sz w:val="12"/>
        </w:rPr>
        <w:t>region as a whole, and</w:t>
      </w:r>
      <w:proofErr w:type="gramEnd"/>
      <w:r w:rsidRPr="00A9291C">
        <w:rPr>
          <w:rFonts w:eastAsia="Calibri"/>
          <w:sz w:val="12"/>
        </w:rPr>
        <w:t xml:space="preserve"> the Arctic zone of the Russian Federation in particular, can provide. The eighth fundamental problem of the development of the North of Russia and the Arctic zone of the Russian Federation is the immutable fact that today the entire Arctic region occupies a special place in the system of economic priorities of Russia, the United States, Canada, European States, China, as well as of our other allies and partners. [12] In this regard, the ethnic and religious composition of the regional population becomes important not only for Russia itself, but also for the foreign economic policy of other countries. [13] [14] And finally, the ninth fundamental problem of development of the North of Russia and the Arctic zone of the Russian Federation is its growth, indicated above in Table. No. 1. One out of every 10 DTMIS 2019 IOP Conf. Series: Materials Science and Engineering 940 (2020) 012112 IOP Publishing doi:10.1088/1757-899X/940/1/012112 6 Muslims lives in AZ Russia and North Russia. This challenge is not unique for </w:t>
      </w:r>
      <w:proofErr w:type="gramStart"/>
      <w:r w:rsidRPr="00A9291C">
        <w:rPr>
          <w:rFonts w:eastAsia="Calibri"/>
          <w:sz w:val="12"/>
        </w:rPr>
        <w:t>Russia,</w:t>
      </w:r>
      <w:proofErr w:type="gramEnd"/>
      <w:r w:rsidRPr="00A9291C">
        <w:rPr>
          <w:rFonts w:eastAsia="Calibri"/>
          <w:sz w:val="12"/>
        </w:rPr>
        <w:t xml:space="preserve"> however, it is partly unique for the AZ of the Russian Federation. 4. Conclusions The research, devoted to the conceptual theories and ideology of sustainable development of the Arctic in the era of the 4th industrial revolution and the change of technological structures, which is based on the method of comparative analysis [16], as well as on axiomatic and empirical definitions, built on the basis of the theory of civilization, reflecting the problems of changing technological structures, and the theory of diffusion of innovations by the Swedish geographer T. Hagerstrand, we’ve come to the following conclusions: Prerequisites for changing or reorienting the concept of value development with the example of the Arctic region are: • Geography is determined by nature; • Technology shapes space; • Man (or humanity) goes beyond the limits of their ecumene. Those explain the so-called "Main directions of the new Arctic region development" ("Updated Arctic”) [15]: • "Northern ideology" / "Scandinavism”; • “Methamodernism”; • "Reinterpretation" or "Theory of moral foundations”; • “Human development”; • "Enlightened free will»; • "Bifurcation technocracy»; • "Ultra Scandinavism”. In addition to these conceptual theories of development, </w:t>
      </w:r>
      <w:r w:rsidRPr="00A9291C">
        <w:rPr>
          <w:rFonts w:eastAsia="Calibri"/>
          <w:highlight w:val="cyan"/>
          <w:u w:val="single"/>
        </w:rPr>
        <w:t>the Arctic</w:t>
      </w:r>
      <w:r w:rsidRPr="00A9291C">
        <w:rPr>
          <w:rFonts w:eastAsia="Calibri"/>
          <w:sz w:val="12"/>
        </w:rPr>
        <w:t xml:space="preserve"> region, or rather the countries, states and societies that make up its diversity, in addition to this problem of determining the vector of movement, </w:t>
      </w:r>
      <w:r w:rsidRPr="00A9291C">
        <w:rPr>
          <w:rFonts w:eastAsia="Calibri"/>
          <w:highlight w:val="cyan"/>
          <w:u w:val="single"/>
        </w:rPr>
        <w:t>have</w:t>
      </w:r>
      <w:r w:rsidRPr="00A9291C">
        <w:rPr>
          <w:rFonts w:eastAsia="Calibri"/>
          <w:u w:val="single"/>
        </w:rPr>
        <w:t xml:space="preserve"> a number of</w:t>
      </w:r>
      <w:r w:rsidRPr="00A9291C">
        <w:rPr>
          <w:rFonts w:eastAsia="Calibri"/>
          <w:sz w:val="12"/>
        </w:rPr>
        <w:t xml:space="preserve"> </w:t>
      </w:r>
      <w:r w:rsidRPr="00A9291C">
        <w:rPr>
          <w:rFonts w:eastAsia="Calibri"/>
          <w:u w:val="single"/>
        </w:rPr>
        <w:t xml:space="preserve">other </w:t>
      </w:r>
      <w:r w:rsidRPr="00A9291C">
        <w:rPr>
          <w:rFonts w:eastAsia="Calibri"/>
          <w:highlight w:val="cyan"/>
          <w:u w:val="single"/>
        </w:rPr>
        <w:t>challenges</w:t>
      </w:r>
      <w:r w:rsidRPr="00A9291C">
        <w:rPr>
          <w:rFonts w:eastAsia="Calibri"/>
          <w:sz w:val="12"/>
        </w:rPr>
        <w:t xml:space="preserve"> – the </w:t>
      </w:r>
      <w:r w:rsidRPr="00A9291C">
        <w:rPr>
          <w:rFonts w:eastAsia="Calibri"/>
          <w:highlight w:val="cyan"/>
          <w:u w:val="single"/>
        </w:rPr>
        <w:t>threat of wars</w:t>
      </w:r>
      <w:r w:rsidRPr="00A9291C">
        <w:rPr>
          <w:rFonts w:eastAsia="Calibri"/>
          <w:sz w:val="12"/>
        </w:rPr>
        <w:t xml:space="preserve">, uncontrolled migration, examples of the </w:t>
      </w:r>
      <w:r w:rsidRPr="00A9291C">
        <w:rPr>
          <w:rFonts w:eastAsia="Calibri"/>
          <w:highlight w:val="cyan"/>
          <w:u w:val="single"/>
        </w:rPr>
        <w:t>destruction of</w:t>
      </w:r>
      <w:r w:rsidRPr="00A9291C">
        <w:rPr>
          <w:rFonts w:eastAsia="Calibri"/>
          <w:sz w:val="12"/>
        </w:rPr>
        <w:t xml:space="preserve"> history and their </w:t>
      </w:r>
      <w:r w:rsidRPr="00A9291C">
        <w:rPr>
          <w:rFonts w:eastAsia="Calibri"/>
          <w:highlight w:val="cyan"/>
          <w:u w:val="single"/>
        </w:rPr>
        <w:t>cultural heritage</w:t>
      </w:r>
      <w:r w:rsidRPr="00A9291C">
        <w:rPr>
          <w:rFonts w:eastAsia="Calibri"/>
          <w:sz w:val="12"/>
        </w:rPr>
        <w:t xml:space="preserve"> – and these are only some of the examples. All this is complicated by the fact that this is happening at one of the most crucial moments for humanity, on a rapid change in the foundations, ways and conditions of life. 40-50 years </w:t>
      </w:r>
      <w:proofErr w:type="gramStart"/>
      <w:r w:rsidRPr="00A9291C">
        <w:rPr>
          <w:rFonts w:eastAsia="Calibri"/>
          <w:sz w:val="12"/>
        </w:rPr>
        <w:t>ago</w:t>
      </w:r>
      <w:proofErr w:type="gramEnd"/>
      <w:r w:rsidRPr="00A9291C">
        <w:rPr>
          <w:rFonts w:eastAsia="Calibri"/>
          <w:sz w:val="12"/>
        </w:rPr>
        <w:t xml:space="preserve"> it was impossible to imagine something which is </w:t>
      </w:r>
      <w:proofErr w:type="gramStart"/>
      <w:r w:rsidRPr="00A9291C">
        <w:rPr>
          <w:rFonts w:eastAsia="Calibri"/>
          <w:sz w:val="12"/>
        </w:rPr>
        <w:t>a commonplace</w:t>
      </w:r>
      <w:proofErr w:type="gramEnd"/>
      <w:r w:rsidRPr="00A9291C">
        <w:rPr>
          <w:rFonts w:eastAsia="Calibri"/>
          <w:sz w:val="12"/>
        </w:rPr>
        <w:t xml:space="preserve"> for us today, for example, the Internet. As we described above, the Arctic region is now for a whole range of reasons both the most interested consumer of high technologies, including theoretical orientation, and at the same time a testing ground for their development and processing. Throughout history, as new technologies were changing the means of production and communication, they transformed societies and cultures, sometimes beyond the latter’s will. </w:t>
      </w:r>
      <w:r w:rsidRPr="00A9291C">
        <w:rPr>
          <w:rFonts w:eastAsia="Calibri"/>
          <w:highlight w:val="cyan"/>
          <w:u w:val="single"/>
        </w:rPr>
        <w:t>The</w:t>
      </w:r>
      <w:r w:rsidRPr="00A9291C">
        <w:rPr>
          <w:rFonts w:eastAsia="Calibri"/>
          <w:sz w:val="12"/>
        </w:rPr>
        <w:t xml:space="preserve"> current </w:t>
      </w:r>
      <w:r w:rsidRPr="00A9291C">
        <w:rPr>
          <w:rFonts w:eastAsia="Calibri"/>
          <w:highlight w:val="cyan"/>
          <w:u w:val="single"/>
        </w:rPr>
        <w:t>trend is</w:t>
      </w:r>
      <w:r w:rsidRPr="00A9291C">
        <w:rPr>
          <w:rFonts w:eastAsia="Calibri"/>
          <w:sz w:val="12"/>
        </w:rPr>
        <w:t xml:space="preserve"> that all </w:t>
      </w:r>
      <w:r w:rsidRPr="00A9291C">
        <w:rPr>
          <w:rFonts w:eastAsia="Calibri"/>
          <w:highlight w:val="cyan"/>
          <w:u w:val="single"/>
        </w:rPr>
        <w:t>issues of Islamic regionalism</w:t>
      </w:r>
      <w:r w:rsidRPr="00A9291C">
        <w:rPr>
          <w:rFonts w:eastAsia="Calibri"/>
          <w:sz w:val="12"/>
        </w:rPr>
        <w:t xml:space="preserve"> today </w:t>
      </w:r>
      <w:r w:rsidRPr="00A9291C">
        <w:rPr>
          <w:rFonts w:eastAsia="Calibri"/>
          <w:highlight w:val="cyan"/>
          <w:u w:val="single"/>
        </w:rPr>
        <w:t>are resolved</w:t>
      </w:r>
      <w:r w:rsidRPr="00A9291C">
        <w:rPr>
          <w:rFonts w:eastAsia="Calibri"/>
          <w:sz w:val="12"/>
        </w:rPr>
        <w:t xml:space="preserve"> exclusively </w:t>
      </w:r>
      <w:r w:rsidRPr="00A9291C">
        <w:rPr>
          <w:rFonts w:eastAsia="Calibri"/>
          <w:highlight w:val="cyan"/>
          <w:u w:val="single"/>
        </w:rPr>
        <w:t>from</w:t>
      </w:r>
      <w:r w:rsidRPr="00A9291C">
        <w:rPr>
          <w:rFonts w:eastAsia="Calibri"/>
          <w:sz w:val="12"/>
        </w:rPr>
        <w:t xml:space="preserve"> the position of </w:t>
      </w:r>
      <w:r w:rsidRPr="00A9291C">
        <w:rPr>
          <w:rFonts w:eastAsia="Calibri"/>
          <w:highlight w:val="cyan"/>
          <w:u w:val="single"/>
        </w:rPr>
        <w:t>force</w:t>
      </w:r>
      <w:r w:rsidRPr="00A9291C">
        <w:rPr>
          <w:rFonts w:eastAsia="Calibri"/>
          <w:sz w:val="12"/>
        </w:rPr>
        <w:t xml:space="preserve"> </w:t>
      </w:r>
      <w:r w:rsidRPr="00A9291C">
        <w:rPr>
          <w:rFonts w:eastAsia="Calibri"/>
          <w:highlight w:val="cyan"/>
          <w:u w:val="single"/>
        </w:rPr>
        <w:t>and</w:t>
      </w:r>
      <w:r w:rsidRPr="00A9291C">
        <w:rPr>
          <w:rFonts w:eastAsia="Calibri"/>
          <w:sz w:val="12"/>
        </w:rPr>
        <w:t xml:space="preserve"> direct </w:t>
      </w:r>
      <w:r w:rsidRPr="00A9291C">
        <w:rPr>
          <w:rFonts w:eastAsia="Calibri"/>
          <w:highlight w:val="cyan"/>
          <w:u w:val="single"/>
        </w:rPr>
        <w:t>military</w:t>
      </w:r>
      <w:r w:rsidRPr="00A9291C">
        <w:rPr>
          <w:rFonts w:eastAsia="Calibri"/>
          <w:sz w:val="12"/>
        </w:rPr>
        <w:t xml:space="preserve"> influence. At the same time, the growth of the Muslim population in the region and the spread of Islamic regionalism ideas </w:t>
      </w:r>
      <w:r w:rsidRPr="00A9291C">
        <w:rPr>
          <w:rFonts w:eastAsia="Calibri"/>
          <w:highlight w:val="cyan"/>
          <w:u w:val="single"/>
        </w:rPr>
        <w:t>make the Arctic</w:t>
      </w:r>
      <w:r w:rsidRPr="00A9291C">
        <w:rPr>
          <w:rFonts w:eastAsia="Calibri"/>
          <w:sz w:val="12"/>
        </w:rPr>
        <w:t xml:space="preserve"> and Subarctic region of the Russian Federation </w:t>
      </w:r>
      <w:r w:rsidRPr="00A9291C">
        <w:rPr>
          <w:rFonts w:eastAsia="Calibri"/>
          <w:highlight w:val="cyan"/>
          <w:u w:val="single"/>
        </w:rPr>
        <w:t>a zone of</w:t>
      </w:r>
      <w:r w:rsidRPr="00A9291C">
        <w:rPr>
          <w:rFonts w:eastAsia="Calibri"/>
          <w:sz w:val="12"/>
        </w:rPr>
        <w:t xml:space="preserve"> potential </w:t>
      </w:r>
      <w:r w:rsidRPr="00A9291C">
        <w:rPr>
          <w:rFonts w:eastAsia="Calibri"/>
          <w:highlight w:val="cyan"/>
          <w:u w:val="single"/>
        </w:rPr>
        <w:t>development</w:t>
      </w:r>
      <w:r w:rsidRPr="00A9291C">
        <w:rPr>
          <w:rFonts w:eastAsia="Calibri"/>
          <w:sz w:val="12"/>
        </w:rPr>
        <w:t xml:space="preserve">, while the </w:t>
      </w:r>
      <w:r w:rsidRPr="00A9291C">
        <w:rPr>
          <w:rFonts w:eastAsia="Calibri"/>
          <w:highlight w:val="cyan"/>
          <w:u w:val="single"/>
        </w:rPr>
        <w:t>risks of</w:t>
      </w:r>
      <w:r w:rsidRPr="00A9291C">
        <w:rPr>
          <w:rFonts w:eastAsia="Calibri"/>
          <w:sz w:val="12"/>
        </w:rPr>
        <w:t xml:space="preserve"> confessional </w:t>
      </w:r>
      <w:r w:rsidRPr="00A9291C">
        <w:rPr>
          <w:rFonts w:eastAsia="Calibri"/>
          <w:highlight w:val="cyan"/>
          <w:u w:val="single"/>
        </w:rPr>
        <w:t>tension</w:t>
      </w:r>
      <w:r w:rsidRPr="00A9291C">
        <w:rPr>
          <w:rFonts w:eastAsia="Calibri"/>
          <w:sz w:val="12"/>
        </w:rPr>
        <w:t xml:space="preserve"> are about the same as everywhere else with the development potential being higher. First of all, it </w:t>
      </w:r>
      <w:r w:rsidRPr="00A9291C">
        <w:rPr>
          <w:rFonts w:eastAsia="Calibri"/>
          <w:highlight w:val="cyan"/>
          <w:u w:val="single"/>
        </w:rPr>
        <w:t>concern</w:t>
      </w:r>
      <w:r w:rsidRPr="00A9291C">
        <w:rPr>
          <w:rFonts w:eastAsia="Calibri"/>
          <w:sz w:val="12"/>
        </w:rPr>
        <w:t xml:space="preserve">s such problems as: • participation of public and private </w:t>
      </w:r>
      <w:r w:rsidRPr="00A9291C">
        <w:rPr>
          <w:rFonts w:eastAsia="Calibri"/>
          <w:highlight w:val="cyan"/>
          <w:u w:val="single"/>
        </w:rPr>
        <w:t>initiatives</w:t>
      </w:r>
      <w:r w:rsidRPr="00A9291C">
        <w:rPr>
          <w:rFonts w:eastAsia="Calibri"/>
          <w:sz w:val="12"/>
        </w:rPr>
        <w:t xml:space="preserve"> in the implementation of various projects and areas </w:t>
      </w:r>
      <w:r w:rsidRPr="00A9291C">
        <w:rPr>
          <w:rFonts w:eastAsia="Calibri"/>
          <w:highlight w:val="cyan"/>
          <w:u w:val="single"/>
        </w:rPr>
        <w:t>of economic</w:t>
      </w:r>
      <w:r w:rsidRPr="00A9291C">
        <w:rPr>
          <w:rFonts w:eastAsia="Calibri"/>
          <w:sz w:val="12"/>
        </w:rPr>
        <w:t xml:space="preserve">, social, </w:t>
      </w:r>
      <w:r w:rsidRPr="00A9291C">
        <w:rPr>
          <w:rFonts w:eastAsia="Calibri"/>
          <w:highlight w:val="cyan"/>
          <w:u w:val="single"/>
        </w:rPr>
        <w:t>infrastructure and political activities in the Arctic</w:t>
      </w:r>
      <w:r w:rsidRPr="00A9291C">
        <w:rPr>
          <w:rFonts w:eastAsia="Calibri"/>
          <w:sz w:val="12"/>
        </w:rPr>
        <w:t xml:space="preserve">; • activity and transformation of new and previously introduced objects and projects in conformity with the conditions and standards of the VI technological mode and IV industrial revolution (a fundamental modernization processes, recovery and reconstruction of the main project facilities, taking into account the highest environmental requirements, reclamation of polluted areas, etc., etc.) Retracted [17] [19] [20]; DTMIS 2019 IOP Conf. Series: Materials Science and Engineering 940 (2020) 012112 IOP Publishing doi:10.1088/1757-899X/940/1/012112 7 • institutionalization of high-tech technologies, high-tech projects in conjunction with dialogue with organizations and communities representing the population of the Northern territories, regardless of their origin and status. If at least a little of the above </w:t>
      </w:r>
      <w:proofErr w:type="gramStart"/>
      <w:r w:rsidRPr="00A9291C">
        <w:rPr>
          <w:rFonts w:eastAsia="Calibri"/>
          <w:sz w:val="12"/>
        </w:rPr>
        <w:t>will be</w:t>
      </w:r>
      <w:proofErr w:type="gramEnd"/>
      <w:r w:rsidRPr="00A9291C">
        <w:rPr>
          <w:rFonts w:eastAsia="Calibri"/>
          <w:sz w:val="12"/>
        </w:rPr>
        <w:t xml:space="preserve"> implemented, all this in synergy with the totality of the common interest, will rediscover the Arctic for all mankind. Time has already shown that no country, even such economically and industrially-technologically developed ones as the United States or Canada, or what the USSR used to be, is able to do it alone. That is, even in matters of restoration of territories, it is necessary to collaborate – we need international cooperation, involvement and interaction of the whole international potential. Only together in cooperation and </w:t>
      </w:r>
      <w:proofErr w:type="gramStart"/>
      <w:r w:rsidRPr="00A9291C">
        <w:rPr>
          <w:rFonts w:eastAsia="Calibri"/>
          <w:sz w:val="12"/>
        </w:rPr>
        <w:t>mutual respect for each other</w:t>
      </w:r>
      <w:proofErr w:type="gramEnd"/>
      <w:r w:rsidRPr="00A9291C">
        <w:rPr>
          <w:rFonts w:eastAsia="Calibri"/>
          <w:sz w:val="12"/>
        </w:rPr>
        <w:t>, for nature, its flora and fauna [18], and for the world that we can achieve truly amazing results [REFERENCES OMITTED FOR SPACE]</w:t>
      </w:r>
    </w:p>
    <w:p w14:paraId="697AB325" w14:textId="77777777" w:rsidR="00A9291C" w:rsidRPr="00A9291C" w:rsidRDefault="00A9291C" w:rsidP="00A9291C">
      <w:pPr>
        <w:rPr>
          <w:rFonts w:eastAsia="Aptos"/>
        </w:rPr>
      </w:pPr>
    </w:p>
    <w:p w14:paraId="23378C47" w14:textId="77777777" w:rsidR="00A9291C" w:rsidRPr="00A9291C" w:rsidRDefault="00A9291C" w:rsidP="00A9291C">
      <w:pPr>
        <w:rPr>
          <w:rFonts w:eastAsia="Aptos"/>
        </w:rPr>
      </w:pPr>
    </w:p>
    <w:p w14:paraId="250D409C" w14:textId="77777777" w:rsidR="00A9291C" w:rsidRPr="00A9291C" w:rsidRDefault="00A9291C" w:rsidP="00A9291C">
      <w:pPr>
        <w:rPr>
          <w:rFonts w:eastAsia="Aptos"/>
        </w:rPr>
      </w:pPr>
    </w:p>
    <w:p w14:paraId="087458B9" w14:textId="77777777" w:rsidR="00A9291C" w:rsidRPr="00A9291C" w:rsidRDefault="00A9291C" w:rsidP="00A9291C">
      <w:pPr>
        <w:rPr>
          <w:rFonts w:eastAsia="Aptos"/>
        </w:rPr>
      </w:pPr>
    </w:p>
    <w:p w14:paraId="727C5F96" w14:textId="77777777" w:rsidR="00A9291C" w:rsidRPr="00A9291C" w:rsidRDefault="00A9291C" w:rsidP="00A9291C">
      <w:pPr>
        <w:rPr>
          <w:rFonts w:eastAsia="Aptos"/>
        </w:rPr>
      </w:pPr>
    </w:p>
    <w:p w14:paraId="286BE80B" w14:textId="77777777" w:rsidR="00A9291C" w:rsidRPr="00A9291C" w:rsidRDefault="00A9291C" w:rsidP="00A9291C">
      <w:pPr>
        <w:spacing w:before="30" w:line="278" w:lineRule="atLeast"/>
        <w:outlineLvl w:val="3"/>
        <w:rPr>
          <w:rFonts w:eastAsia="Times New Roman"/>
          <w:b/>
          <w:color w:val="000000"/>
          <w:sz w:val="26"/>
          <w:szCs w:val="26"/>
        </w:rPr>
      </w:pPr>
      <w:r w:rsidRPr="00A9291C">
        <w:rPr>
          <w:rFonts w:eastAsia="Times New Roman"/>
          <w:b/>
          <w:color w:val="000000"/>
          <w:sz w:val="26"/>
          <w:szCs w:val="26"/>
        </w:rPr>
        <w:t xml:space="preserve">Islamophobia pervades the debate space – Muslims are repressed </w:t>
      </w:r>
    </w:p>
    <w:p w14:paraId="4EB1ACDC" w14:textId="77777777" w:rsidR="00A9291C" w:rsidRPr="00A9291C" w:rsidRDefault="00A9291C" w:rsidP="00A9291C">
      <w:pPr>
        <w:spacing w:after="120" w:line="235" w:lineRule="atLeast"/>
        <w:rPr>
          <w:rFonts w:eastAsia="Times New Roman"/>
          <w:color w:val="000000"/>
        </w:rPr>
      </w:pPr>
      <w:r w:rsidRPr="00A9291C">
        <w:rPr>
          <w:rFonts w:eastAsia="Times New Roman"/>
          <w:b/>
          <w:color w:val="000000"/>
          <w:sz w:val="26"/>
          <w:szCs w:val="26"/>
        </w:rPr>
        <w:t>Tamdgidi</w:t>
      </w:r>
      <w:r w:rsidRPr="00A9291C">
        <w:rPr>
          <w:rFonts w:eastAsia="Times New Roman"/>
          <w:color w:val="000000"/>
        </w:rPr>
        <w:t>, M. (20</w:t>
      </w:r>
      <w:r w:rsidRPr="00A9291C">
        <w:rPr>
          <w:rFonts w:eastAsia="Times New Roman"/>
          <w:b/>
          <w:color w:val="000000"/>
          <w:sz w:val="26"/>
          <w:szCs w:val="26"/>
        </w:rPr>
        <w:t>15</w:t>
      </w:r>
      <w:r w:rsidRPr="00A9291C">
        <w:rPr>
          <w:rFonts w:eastAsia="Times New Roman"/>
          <w:color w:val="000000"/>
        </w:rPr>
        <w:t xml:space="preserve">). </w:t>
      </w:r>
      <w:proofErr w:type="gramStart"/>
      <w:r w:rsidRPr="00A9291C">
        <w:rPr>
          <w:rFonts w:eastAsia="Times New Roman"/>
          <w:color w:val="000000"/>
        </w:rPr>
        <w:t>ISLAM :</w:t>
      </w:r>
      <w:proofErr w:type="gramEnd"/>
      <w:r w:rsidRPr="00A9291C">
        <w:rPr>
          <w:rFonts w:eastAsia="Times New Roman"/>
          <w:color w:val="000000"/>
        </w:rPr>
        <w:t xml:space="preserve"> From phobia to understanding. (Vol. VIII). Ahead Publishing </w:t>
      </w:r>
      <w:proofErr w:type="gramStart"/>
      <w:r w:rsidRPr="00A9291C">
        <w:rPr>
          <w:rFonts w:eastAsia="Times New Roman"/>
          <w:color w:val="000000"/>
        </w:rPr>
        <w:t>House .</w:t>
      </w:r>
      <w:proofErr w:type="gramEnd"/>
    </w:p>
    <w:p w14:paraId="11415CF9" w14:textId="77777777" w:rsidR="00A9291C" w:rsidRPr="00A9291C" w:rsidRDefault="00A9291C" w:rsidP="00A9291C">
      <w:pPr>
        <w:spacing w:line="235" w:lineRule="atLeast"/>
        <w:rPr>
          <w:rFonts w:eastAsia="Times New Roman"/>
          <w:color w:val="000000"/>
          <w:u w:val="single"/>
        </w:rPr>
      </w:pPr>
      <w:r w:rsidRPr="00A9291C">
        <w:rPr>
          <w:rFonts w:eastAsia="Times New Roman"/>
          <w:color w:val="000000"/>
        </w:rPr>
        <w:t>Islamophobic Debates Today: </w:t>
      </w:r>
      <w:r w:rsidRPr="00A9291C">
        <w:rPr>
          <w:rFonts w:eastAsia="Aptos"/>
        </w:rPr>
        <w:t xml:space="preserve">The importance of this discussion about </w:t>
      </w:r>
      <w:r w:rsidRPr="00A9291C">
        <w:rPr>
          <w:rFonts w:eastAsia="Times New Roman"/>
          <w:color w:val="000000"/>
          <w:u w:val="single"/>
          <w:shd w:val="clear" w:color="auto" w:fill="00FFFF"/>
        </w:rPr>
        <w:t xml:space="preserve">epistemic Islamophobia is </w:t>
      </w:r>
      <w:r w:rsidRPr="00A9291C">
        <w:rPr>
          <w:rFonts w:eastAsia="Aptos"/>
        </w:rPr>
        <w:t>that the latter is</w:t>
      </w:r>
      <w:r w:rsidRPr="00A9291C">
        <w:rPr>
          <w:rFonts w:eastAsia="Times New Roman"/>
          <w:color w:val="000000"/>
          <w:u w:val="single"/>
          <w:shd w:val="clear" w:color="auto" w:fill="00FFFF"/>
        </w:rPr>
        <w:t xml:space="preserve"> </w:t>
      </w:r>
      <w:r w:rsidRPr="00A9291C">
        <w:rPr>
          <w:rFonts w:eastAsia="Aptos"/>
          <w:highlight w:val="cyan"/>
          <w:u w:val="single"/>
        </w:rPr>
        <w:t>manifested in</w:t>
      </w:r>
      <w:r w:rsidRPr="00A9291C">
        <w:rPr>
          <w:rFonts w:eastAsia="Aptos"/>
        </w:rPr>
        <w:t xml:space="preserve"> contemporary </w:t>
      </w:r>
      <w:r w:rsidRPr="00A9291C">
        <w:rPr>
          <w:rFonts w:eastAsia="Times New Roman"/>
          <w:color w:val="000000"/>
          <w:u w:val="single"/>
          <w:shd w:val="clear" w:color="auto" w:fill="00FFFF"/>
        </w:rPr>
        <w:t xml:space="preserve">debates and </w:t>
      </w:r>
      <w:r w:rsidRPr="00A9291C">
        <w:rPr>
          <w:rFonts w:eastAsia="Aptos"/>
        </w:rPr>
        <w:t xml:space="preserve">public </w:t>
      </w:r>
      <w:r w:rsidRPr="00A9291C">
        <w:rPr>
          <w:rFonts w:eastAsia="Times New Roman"/>
          <w:color w:val="000000"/>
          <w:u w:val="single"/>
          <w:shd w:val="clear" w:color="auto" w:fill="00FFFF"/>
        </w:rPr>
        <w:t>policy</w:t>
      </w:r>
      <w:r w:rsidRPr="00A9291C">
        <w:rPr>
          <w:rFonts w:eastAsia="Times New Roman"/>
          <w:color w:val="000000"/>
          <w:u w:val="single"/>
        </w:rPr>
        <w:t>. The epistemic racism and its derivative Eurocentric fundamentalism in social theory are manifested in discussions about human rights and democracy today. “Non-Western”</w:t>
      </w:r>
      <w:r w:rsidRPr="00A9291C">
        <w:rPr>
          <w:rFonts w:eastAsia="Times New Roman"/>
          <w:color w:val="000000"/>
        </w:rPr>
        <w:t> </w:t>
      </w:r>
      <w:r w:rsidRPr="00A9291C">
        <w:rPr>
          <w:rFonts w:eastAsia="Times New Roman"/>
          <w:color w:val="000000"/>
          <w:u w:val="single"/>
          <w:shd w:val="clear" w:color="auto" w:fill="00FFFF"/>
        </w:rPr>
        <w:t>epistemologies</w:t>
      </w:r>
      <w:r w:rsidRPr="00A9291C">
        <w:rPr>
          <w:rFonts w:eastAsia="Times New Roman"/>
          <w:color w:val="000000"/>
        </w:rPr>
        <w:t> </w:t>
      </w:r>
      <w:r w:rsidRPr="00A9291C">
        <w:rPr>
          <w:rFonts w:eastAsia="Times New Roman"/>
          <w:color w:val="000000"/>
          <w:u w:val="single"/>
        </w:rPr>
        <w:t xml:space="preserve">that define human rights and human </w:t>
      </w:r>
      <w:r w:rsidRPr="00A9291C">
        <w:rPr>
          <w:rFonts w:eastAsia="Aptos"/>
        </w:rPr>
        <w:t>dignity in different terms than the West are considered inferior to “Western” hegemonic definitions and thus,</w:t>
      </w:r>
      <w:r w:rsidRPr="00A9291C">
        <w:rPr>
          <w:rFonts w:eastAsia="Times New Roman"/>
          <w:color w:val="000000"/>
        </w:rPr>
        <w:t> </w:t>
      </w:r>
      <w:r w:rsidRPr="00A9291C">
        <w:rPr>
          <w:rFonts w:eastAsia="Times New Roman"/>
          <w:color w:val="000000"/>
          <w:u w:val="single"/>
          <w:shd w:val="clear" w:color="auto" w:fill="00FFFF"/>
        </w:rPr>
        <w:t>excluded from the global conversation</w:t>
      </w:r>
      <w:r w:rsidRPr="00A9291C">
        <w:rPr>
          <w:rFonts w:eastAsia="Times New Roman"/>
          <w:color w:val="000000"/>
        </w:rPr>
        <w:t> </w:t>
      </w:r>
      <w:r w:rsidRPr="00A9291C">
        <w:rPr>
          <w:rFonts w:eastAsia="Times New Roman"/>
          <w:color w:val="000000"/>
          <w:u w:val="single"/>
        </w:rPr>
        <w:t>about these questions.</w:t>
      </w:r>
      <w:r w:rsidRPr="00A9291C">
        <w:rPr>
          <w:rFonts w:eastAsia="Times New Roman"/>
          <w:color w:val="000000"/>
        </w:rPr>
        <w:t> </w:t>
      </w:r>
      <w:r w:rsidRPr="00A9291C">
        <w:rPr>
          <w:rFonts w:eastAsia="Aptos"/>
        </w:rPr>
        <w:t>If</w:t>
      </w:r>
      <w:r w:rsidRPr="00A9291C">
        <w:rPr>
          <w:rFonts w:eastAsia="Times New Roman"/>
          <w:color w:val="000000"/>
          <w:u w:val="single"/>
          <w:shd w:val="clear" w:color="auto" w:fill="00FFFF"/>
        </w:rPr>
        <w:t xml:space="preserve"> Islamic philosophy</w:t>
      </w:r>
      <w:r w:rsidRPr="00A9291C">
        <w:rPr>
          <w:rFonts w:eastAsia="Times New Roman"/>
          <w:color w:val="000000"/>
        </w:rPr>
        <w:t> </w:t>
      </w:r>
      <w:r w:rsidRPr="00A9291C">
        <w:rPr>
          <w:rFonts w:eastAsia="Times New Roman"/>
          <w:color w:val="000000"/>
          <w:u w:val="single"/>
        </w:rPr>
        <w:t>and thought are</w:t>
      </w:r>
      <w:r w:rsidRPr="00A9291C">
        <w:rPr>
          <w:rFonts w:eastAsia="Times New Roman"/>
          <w:color w:val="000000"/>
        </w:rPr>
        <w:t> </w:t>
      </w:r>
      <w:r w:rsidRPr="00A9291C">
        <w:rPr>
          <w:rFonts w:eastAsia="Times New Roman"/>
          <w:color w:val="000000"/>
          <w:u w:val="single"/>
          <w:shd w:val="clear" w:color="auto" w:fill="00FFFF"/>
        </w:rPr>
        <w:t>portrayed as inferior</w:t>
      </w:r>
      <w:r w:rsidRPr="00A9291C">
        <w:rPr>
          <w:rFonts w:eastAsia="Times New Roman"/>
          <w:color w:val="000000"/>
        </w:rPr>
        <w:t> </w:t>
      </w:r>
      <w:r w:rsidRPr="00A9291C">
        <w:rPr>
          <w:rFonts w:eastAsia="Times New Roman"/>
          <w:color w:val="000000"/>
          <w:u w:val="single"/>
        </w:rPr>
        <w:t>to the West by Eurocentric thinkers and classical social theory, then</w:t>
      </w:r>
      <w:r w:rsidRPr="00A9291C">
        <w:rPr>
          <w:rFonts w:eastAsia="Times New Roman"/>
          <w:color w:val="000000"/>
        </w:rPr>
        <w:t> </w:t>
      </w:r>
      <w:r w:rsidRPr="00A9291C">
        <w:rPr>
          <w:rFonts w:eastAsia="Aptos"/>
        </w:rPr>
        <w:t>the logical consequence is that they</w:t>
      </w:r>
      <w:r w:rsidRPr="00A9291C">
        <w:rPr>
          <w:rFonts w:eastAsia="Times New Roman"/>
          <w:color w:val="000000"/>
        </w:rPr>
        <w:t> </w:t>
      </w:r>
      <w:r w:rsidRPr="00A9291C">
        <w:rPr>
          <w:rFonts w:eastAsia="Times New Roman"/>
          <w:color w:val="000000"/>
          <w:u w:val="single"/>
        </w:rPr>
        <w:t xml:space="preserve">have nothing to contribute to the question of democracy and human rights </w:t>
      </w:r>
      <w:r w:rsidRPr="00A9291C">
        <w:rPr>
          <w:rFonts w:eastAsia="Times New Roman"/>
          <w:color w:val="000000"/>
          <w:highlight w:val="cyan"/>
          <w:u w:val="single"/>
        </w:rPr>
        <w:t>and</w:t>
      </w:r>
      <w:r w:rsidRPr="00A9291C">
        <w:rPr>
          <w:rFonts w:eastAsia="Times New Roman"/>
          <w:color w:val="000000"/>
        </w:rPr>
        <w:t> </w:t>
      </w:r>
      <w:r w:rsidRPr="00A9291C">
        <w:rPr>
          <w:rFonts w:eastAsia="Aptos"/>
        </w:rPr>
        <w:t>should be</w:t>
      </w:r>
      <w:r w:rsidRPr="00A9291C">
        <w:rPr>
          <w:rFonts w:eastAsia="Times New Roman"/>
          <w:color w:val="000000"/>
          <w:u w:val="single"/>
          <w:shd w:val="clear" w:color="auto" w:fill="00FFFF"/>
        </w:rPr>
        <w:t xml:space="preserve"> not only excluded</w:t>
      </w:r>
      <w:r w:rsidRPr="00A9291C">
        <w:rPr>
          <w:rFonts w:eastAsia="Times New Roman"/>
          <w:color w:val="000000"/>
        </w:rPr>
        <w:t> </w:t>
      </w:r>
      <w:r w:rsidRPr="00A9291C">
        <w:rPr>
          <w:rFonts w:eastAsia="Times New Roman"/>
          <w:color w:val="000000"/>
          <w:u w:val="single"/>
        </w:rPr>
        <w:t xml:space="preserve">from the global </w:t>
      </w:r>
      <w:proofErr w:type="gramStart"/>
      <w:r w:rsidRPr="00A9291C">
        <w:rPr>
          <w:rFonts w:eastAsia="Times New Roman"/>
          <w:color w:val="000000"/>
          <w:u w:val="single"/>
        </w:rPr>
        <w:t>conversation,</w:t>
      </w:r>
      <w:r w:rsidRPr="00A9291C">
        <w:rPr>
          <w:rFonts w:eastAsia="Times New Roman"/>
          <w:color w:val="000000"/>
        </w:rPr>
        <w:t> </w:t>
      </w:r>
      <w:r w:rsidRPr="00A9291C">
        <w:rPr>
          <w:rFonts w:eastAsia="Times New Roman"/>
          <w:color w:val="000000"/>
          <w:u w:val="single"/>
          <w:shd w:val="clear" w:color="auto" w:fill="00FFFF"/>
        </w:rPr>
        <w:t>but</w:t>
      </w:r>
      <w:proofErr w:type="gramEnd"/>
      <w:r w:rsidRPr="00A9291C">
        <w:rPr>
          <w:rFonts w:eastAsia="Times New Roman"/>
          <w:color w:val="000000"/>
          <w:u w:val="single"/>
          <w:shd w:val="clear" w:color="auto" w:fill="00FFFF"/>
        </w:rPr>
        <w:t xml:space="preserve"> repressed</w:t>
      </w:r>
      <w:r w:rsidRPr="00A9291C">
        <w:rPr>
          <w:rFonts w:eastAsia="Times New Roman"/>
          <w:color w:val="000000"/>
          <w:u w:val="single"/>
        </w:rPr>
        <w:t>.</w:t>
      </w:r>
      <w:r w:rsidRPr="00A9291C">
        <w:rPr>
          <w:rFonts w:eastAsia="Times New Roman"/>
          <w:color w:val="000000"/>
        </w:rPr>
        <w:t> </w:t>
      </w:r>
      <w:r w:rsidRPr="00A9291C">
        <w:rPr>
          <w:rFonts w:eastAsia="Times New Roman"/>
          <w:color w:val="000000"/>
          <w:u w:val="single"/>
          <w:shd w:val="clear" w:color="auto" w:fill="00FFFF"/>
        </w:rPr>
        <w:t xml:space="preserve">The </w:t>
      </w:r>
      <w:r w:rsidRPr="00A9291C">
        <w:rPr>
          <w:rFonts w:eastAsia="Aptos"/>
        </w:rPr>
        <w:t>underlying</w:t>
      </w:r>
      <w:r w:rsidRPr="00A9291C">
        <w:rPr>
          <w:rFonts w:eastAsia="Times New Roman"/>
          <w:color w:val="000000"/>
        </w:rPr>
        <w:t> </w:t>
      </w:r>
      <w:r w:rsidRPr="00A9291C">
        <w:rPr>
          <w:rFonts w:eastAsia="Times New Roman"/>
          <w:color w:val="000000"/>
          <w:u w:val="single"/>
          <w:shd w:val="clear" w:color="auto" w:fill="00FFFF"/>
        </w:rPr>
        <w:t>Western</w:t>
      </w:r>
      <w:r w:rsidRPr="00A9291C">
        <w:rPr>
          <w:rFonts w:eastAsia="Times New Roman"/>
          <w:color w:val="000000"/>
          <w:u w:val="single"/>
        </w:rPr>
        <w:t>-Centric</w:t>
      </w:r>
      <w:r w:rsidRPr="00A9291C">
        <w:rPr>
          <w:rFonts w:eastAsia="Times New Roman"/>
          <w:color w:val="000000"/>
        </w:rPr>
        <w:t> </w:t>
      </w:r>
      <w:r w:rsidRPr="00A9291C">
        <w:rPr>
          <w:rFonts w:eastAsia="Times New Roman"/>
          <w:color w:val="000000"/>
          <w:u w:val="single"/>
          <w:shd w:val="clear" w:color="auto" w:fill="00FFFF"/>
        </w:rPr>
        <w:t>view</w:t>
      </w:r>
      <w:r w:rsidRPr="00A9291C">
        <w:rPr>
          <w:rFonts w:eastAsia="Times New Roman"/>
          <w:color w:val="000000"/>
        </w:rPr>
        <w:t> </w:t>
      </w:r>
      <w:r w:rsidRPr="00A9291C">
        <w:rPr>
          <w:rFonts w:eastAsia="Times New Roman"/>
          <w:color w:val="000000"/>
          <w:u w:val="single"/>
          <w:shd w:val="clear" w:color="auto" w:fill="00FFFF"/>
        </w:rPr>
        <w:t xml:space="preserve">is </w:t>
      </w:r>
      <w:r w:rsidRPr="00A9291C">
        <w:rPr>
          <w:rFonts w:eastAsia="Aptos"/>
        </w:rPr>
        <w:t>that</w:t>
      </w:r>
      <w:r w:rsidRPr="00A9291C">
        <w:rPr>
          <w:rFonts w:eastAsia="Times New Roman"/>
          <w:color w:val="000000"/>
          <w:u w:val="single"/>
          <w:shd w:val="clear" w:color="auto" w:fill="00FFFF"/>
        </w:rPr>
        <w:t xml:space="preserve"> Muslims can be part of the discussion </w:t>
      </w:r>
      <w:proofErr w:type="gramStart"/>
      <w:r w:rsidRPr="00A9291C">
        <w:rPr>
          <w:rFonts w:eastAsia="Times New Roman"/>
          <w:color w:val="000000"/>
          <w:u w:val="single"/>
          <w:shd w:val="clear" w:color="auto" w:fill="00FFFF"/>
        </w:rPr>
        <w:t>as long as</w:t>
      </w:r>
      <w:proofErr w:type="gramEnd"/>
      <w:r w:rsidRPr="00A9291C">
        <w:rPr>
          <w:rFonts w:eastAsia="Times New Roman"/>
          <w:color w:val="000000"/>
          <w:u w:val="single"/>
          <w:shd w:val="clear" w:color="auto" w:fill="00FFFF"/>
        </w:rPr>
        <w:t xml:space="preserve"> they stop thinking as Muslims</w:t>
      </w:r>
      <w:r w:rsidRPr="00A9291C">
        <w:rPr>
          <w:rFonts w:eastAsia="Times New Roman"/>
          <w:color w:val="000000"/>
        </w:rPr>
        <w:t> </w:t>
      </w:r>
      <w:r w:rsidRPr="00A9291C">
        <w:rPr>
          <w:rFonts w:eastAsia="Times New Roman"/>
          <w:color w:val="000000"/>
          <w:u w:val="single"/>
        </w:rPr>
        <w:t>and take the hegemonic Eurocentric liberal definition of democracy and human rights</w:t>
      </w:r>
    </w:p>
    <w:p w14:paraId="13988943" w14:textId="77777777" w:rsidR="00A9291C" w:rsidRPr="00A9291C" w:rsidRDefault="00A9291C" w:rsidP="00A9291C">
      <w:pPr>
        <w:spacing w:before="30" w:line="278" w:lineRule="atLeast"/>
        <w:outlineLvl w:val="3"/>
        <w:rPr>
          <w:rFonts w:eastAsia="Times New Roman"/>
          <w:b/>
          <w:color w:val="000000"/>
          <w:sz w:val="26"/>
          <w:szCs w:val="26"/>
        </w:rPr>
      </w:pPr>
      <w:r w:rsidRPr="00A9291C">
        <w:rPr>
          <w:rFonts w:eastAsia="Times New Roman"/>
          <w:b/>
          <w:color w:val="000000"/>
          <w:sz w:val="26"/>
          <w:szCs w:val="26"/>
        </w:rPr>
        <w:t xml:space="preserve">Islamophobia is inseparable from the worst kind of racism, actualizing structural and psychic violence </w:t>
      </w:r>
    </w:p>
    <w:p w14:paraId="5DD689C8" w14:textId="77777777" w:rsidR="00A9291C" w:rsidRPr="00A9291C" w:rsidRDefault="00A9291C" w:rsidP="00A9291C">
      <w:pPr>
        <w:spacing w:after="120" w:line="235" w:lineRule="atLeast"/>
        <w:rPr>
          <w:rFonts w:eastAsia="Times New Roman"/>
          <w:color w:val="000000"/>
        </w:rPr>
      </w:pPr>
      <w:r w:rsidRPr="00A9291C">
        <w:rPr>
          <w:rFonts w:eastAsia="Times New Roman"/>
          <w:color w:val="000000"/>
        </w:rPr>
        <w:t>Abubakar A. </w:t>
      </w:r>
      <w:r w:rsidRPr="00A9291C">
        <w:rPr>
          <w:rFonts w:eastAsia="Times New Roman"/>
          <w:b/>
          <w:color w:val="000000"/>
          <w:sz w:val="26"/>
          <w:szCs w:val="26"/>
        </w:rPr>
        <w:t>Bukar ’20</w:t>
      </w:r>
      <w:r w:rsidRPr="00A9291C">
        <w:rPr>
          <w:rFonts w:eastAsia="Times New Roman"/>
          <w:color w:val="000000"/>
        </w:rPr>
        <w:t xml:space="preserve">, </w:t>
      </w:r>
      <w:r w:rsidRPr="00A9291C">
        <w:rPr>
          <w:rFonts w:eastAsia="Times New Roman"/>
          <w:color w:val="000000"/>
          <w:sz w:val="18"/>
          <w:szCs w:val="18"/>
        </w:rPr>
        <w:t>“The Political Economy of Hate Industry: Islamophobia in the Western Public Sphere.”, Islamophobia Studies Journal, http://dx.doi.org.proxy.lib.umich.edu/10.13169/islastudj.5.2.0152 //MZ (We don’t agree with the author’s word choice of grouping minorities)</w:t>
      </w:r>
    </w:p>
    <w:p w14:paraId="0A70B193" w14:textId="77777777" w:rsidR="00A9291C" w:rsidRPr="00A9291C" w:rsidRDefault="00A9291C" w:rsidP="00A9291C">
      <w:pPr>
        <w:rPr>
          <w:rFonts w:eastAsia="Times New Roman"/>
          <w:color w:val="000000"/>
        </w:rPr>
      </w:pPr>
      <w:r w:rsidRPr="00A9291C">
        <w:rPr>
          <w:rFonts w:eastAsia="Aptos"/>
        </w:rPr>
        <w:t>Another debate surrounding</w:t>
      </w:r>
      <w:r w:rsidRPr="00A9291C">
        <w:rPr>
          <w:rFonts w:eastAsia="Times New Roman"/>
          <w:b/>
          <w:color w:val="000000"/>
          <w:u w:val="single"/>
          <w:shd w:val="clear" w:color="auto" w:fill="00FFFF"/>
        </w:rPr>
        <w:t xml:space="preserve"> Islamophobia</w:t>
      </w:r>
      <w:r w:rsidRPr="00A9291C">
        <w:rPr>
          <w:rFonts w:eastAsia="Times New Roman"/>
          <w:color w:val="000000"/>
        </w:rPr>
        <w:t> </w:t>
      </w:r>
      <w:r w:rsidRPr="00A9291C">
        <w:rPr>
          <w:rFonts w:eastAsia="Times New Roman"/>
          <w:b/>
          <w:color w:val="000000"/>
          <w:u w:val="single"/>
        </w:rPr>
        <w:t>is its</w:t>
      </w:r>
      <w:r w:rsidRPr="00A9291C">
        <w:rPr>
          <w:rFonts w:eastAsia="Times New Roman"/>
          <w:color w:val="000000"/>
        </w:rPr>
        <w:t> </w:t>
      </w:r>
      <w:r w:rsidRPr="00A9291C">
        <w:rPr>
          <w:rFonts w:eastAsia="Times New Roman"/>
          <w:b/>
          <w:color w:val="000000"/>
          <w:u w:val="single"/>
          <w:shd w:val="clear" w:color="auto" w:fill="00FFFF"/>
        </w:rPr>
        <w:t>consideration as racism </w:t>
      </w:r>
      <w:r w:rsidRPr="00A9291C">
        <w:rPr>
          <w:rFonts w:eastAsia="Aptos"/>
        </w:rPr>
        <w:t>like anti-Semitism. Some stakeholders resist its referral as racism because racism essentially deals with immutable, innate features such as skin color, whereas religion can be subject to change. One</w:t>
      </w:r>
      <w:r w:rsidRPr="00A9291C">
        <w:rPr>
          <w:rFonts w:eastAsia="Times New Roman"/>
          <w:b/>
          <w:color w:val="000000"/>
          <w:u w:val="single"/>
        </w:rPr>
        <w:t xml:space="preserve"> can move from one to another. </w:t>
      </w:r>
      <w:r w:rsidRPr="00A9291C">
        <w:rPr>
          <w:rFonts w:eastAsia="Aptos"/>
        </w:rPr>
        <w:t xml:space="preserve">Other interlocutors consider this viewpoint as limited in conceptualizing racism </w:t>
      </w:r>
      <w:r w:rsidRPr="00A9291C">
        <w:rPr>
          <w:rFonts w:eastAsia="Times New Roman"/>
          <w:b/>
          <w:color w:val="000000"/>
          <w:u w:val="single"/>
          <w:shd w:val="clear" w:color="auto" w:fill="00FFFF"/>
        </w:rPr>
        <w:t>due to</w:t>
      </w:r>
      <w:r w:rsidRPr="00A9291C">
        <w:rPr>
          <w:rFonts w:eastAsia="Times New Roman"/>
          <w:color w:val="000000"/>
        </w:rPr>
        <w:t> </w:t>
      </w:r>
      <w:r w:rsidRPr="00A9291C">
        <w:rPr>
          <w:rFonts w:eastAsia="Times New Roman"/>
          <w:b/>
          <w:color w:val="000000"/>
          <w:u w:val="single"/>
        </w:rPr>
        <w:t>its</w:t>
      </w:r>
      <w:r w:rsidRPr="00A9291C">
        <w:rPr>
          <w:rFonts w:eastAsia="Times New Roman"/>
          <w:color w:val="000000"/>
        </w:rPr>
        <w:t> </w:t>
      </w:r>
      <w:r w:rsidRPr="00A9291C">
        <w:rPr>
          <w:rFonts w:eastAsia="Times New Roman"/>
          <w:b/>
          <w:color w:val="000000"/>
          <w:u w:val="single"/>
          <w:shd w:val="clear" w:color="auto" w:fill="00FFFF"/>
        </w:rPr>
        <w:t>multifacetedness</w:t>
      </w:r>
      <w:r w:rsidRPr="00A9291C">
        <w:rPr>
          <w:rFonts w:eastAsia="Times New Roman"/>
          <w:color w:val="000000"/>
        </w:rPr>
        <w:t> </w:t>
      </w:r>
      <w:r w:rsidRPr="00A9291C">
        <w:rPr>
          <w:rFonts w:eastAsia="Times New Roman"/>
          <w:b/>
          <w:color w:val="000000"/>
          <w:u w:val="single"/>
          <w:shd w:val="clear" w:color="auto" w:fill="00FFFF"/>
        </w:rPr>
        <w:t>and dynamism</w:t>
      </w:r>
      <w:r w:rsidRPr="00A9291C">
        <w:rPr>
          <w:rFonts w:eastAsia="Times New Roman"/>
          <w:b/>
          <w:color w:val="000000"/>
          <w:u w:val="single"/>
        </w:rPr>
        <w:t>.</w:t>
      </w:r>
      <w:r w:rsidRPr="00A9291C">
        <w:rPr>
          <w:rFonts w:eastAsia="Times New Roman"/>
          <w:color w:val="000000"/>
        </w:rPr>
        <w:t> In other words, </w:t>
      </w:r>
      <w:r w:rsidRPr="00A9291C">
        <w:rPr>
          <w:rFonts w:eastAsia="Aptos"/>
        </w:rPr>
        <w:t>it is not exclusively biological--there is cultural racism too. The ultimate determinant here is culture, to which religion is subsumable. Because of common religious practices/markers and similar physical features, Muslims, especially those from Pakistan, Bangladesh and Algeria, are often considered as an ethnic entity in most Western countries. That is why the spycams of the War on Terror and intelligence agencies target their homes more; they are stopped and searched by police on the street more; they are investigated at airports more etc (Bazian, 2018; Nazroo &amp; Becare, 2017; Saeed, 2007; Sarwar &amp; Raj, 2016; Alexander, 2017). Furthermore, Meer and Modood (2009) noted that what biological racism pundits miss is the fact that one has no choice in regard the religion of the family or country one is born into. Often orchestrated by far-right groups, this new form of racism saunters into the public sphere under the veneer of protecting national identity (English, white, Christian) and countering the negative</w:t>
      </w:r>
      <w:r w:rsidRPr="00A9291C">
        <w:rPr>
          <w:rFonts w:eastAsia="Times New Roman"/>
          <w:color w:val="000000"/>
        </w:rPr>
        <w:t> </w:t>
      </w:r>
      <w:r w:rsidRPr="00A9291C">
        <w:rPr>
          <w:rFonts w:eastAsia="Times New Roman"/>
          <w:b/>
          <w:color w:val="000000"/>
          <w:u w:val="single"/>
          <w:shd w:val="clear" w:color="auto" w:fill="00FFFF"/>
        </w:rPr>
        <w:t>effects</w:t>
      </w:r>
      <w:r w:rsidRPr="00A9291C">
        <w:rPr>
          <w:rFonts w:eastAsia="Times New Roman"/>
          <w:color w:val="000000"/>
        </w:rPr>
        <w:t> </w:t>
      </w:r>
      <w:r w:rsidRPr="00A9291C">
        <w:rPr>
          <w:rFonts w:eastAsia="Times New Roman"/>
          <w:b/>
          <w:color w:val="000000"/>
          <w:u w:val="single"/>
          <w:shd w:val="clear" w:color="auto" w:fill="00FFFF"/>
        </w:rPr>
        <w:t>of immigrant culture on</w:t>
      </w:r>
      <w:r w:rsidRPr="00A9291C">
        <w:rPr>
          <w:rFonts w:eastAsia="Times New Roman"/>
          <w:color w:val="000000"/>
        </w:rPr>
        <w:t> </w:t>
      </w:r>
      <w:r w:rsidRPr="00A9291C">
        <w:rPr>
          <w:rFonts w:eastAsia="Times New Roman"/>
          <w:b/>
          <w:color w:val="000000"/>
          <w:u w:val="single"/>
        </w:rPr>
        <w:t>the</w:t>
      </w:r>
      <w:r w:rsidRPr="00A9291C">
        <w:rPr>
          <w:rFonts w:eastAsia="Times New Roman"/>
          <w:color w:val="000000"/>
        </w:rPr>
        <w:t> </w:t>
      </w:r>
      <w:r w:rsidRPr="00A9291C">
        <w:rPr>
          <w:rFonts w:eastAsia="Times New Roman"/>
          <w:b/>
          <w:color w:val="000000"/>
          <w:u w:val="single"/>
          <w:shd w:val="clear" w:color="auto" w:fill="00FFFF"/>
        </w:rPr>
        <w:t>"superior culture"--</w:t>
      </w:r>
      <w:r w:rsidRPr="00A9291C">
        <w:rPr>
          <w:rFonts w:eastAsia="Aptos"/>
        </w:rPr>
        <w:t>here crime is often conflated with race (Perocco</w:t>
      </w:r>
      <w:r w:rsidRPr="00A9291C">
        <w:rPr>
          <w:rFonts w:eastAsia="Times New Roman"/>
          <w:color w:val="000000"/>
        </w:rPr>
        <w:t>, 2018). Statistics about the level of antipathy against Muslims in both Europe and America are staggering and scary. A 2008 poll by Pew Research Center reveals that virtually one in every four Britons has a negative feeling about Muslims and Islam (see Pew (2008)). A follow-up survey by the same Center in 2016 found the pervasiveness of such feeling across Europe--where specifically 72% of Hungarian, 69% of Italian and 66% of Polish respondents revealed antipathy towards Muslims and Islam (see Pew (2016)). The picture is similar in the United States (see Pew (2017)). </w:t>
      </w:r>
      <w:r w:rsidRPr="00A9291C">
        <w:rPr>
          <w:rFonts w:eastAsia="Times New Roman"/>
          <w:b/>
          <w:color w:val="000000"/>
          <w:u w:val="single"/>
        </w:rPr>
        <w:t xml:space="preserve">After 9/11, the European Monitoring Centre on Racism and </w:t>
      </w:r>
      <w:r w:rsidRPr="00A9291C">
        <w:rPr>
          <w:rFonts w:eastAsia="Aptos"/>
        </w:rPr>
        <w:t xml:space="preserve">Xenophobia noticed a hike in violence and discrimination towards Muslims (Allen &amp; Nielson, 2002). Specifically, Allen (2001, 2004) recounts how Muslim women were thrown off a moving bus or denied boarding, spat on and their hijabs torn publicly, or verbally assaulted on account of their faith in such countries as Germany, Italy, Denmark and the UK. Hasan (2015), on the other hand, discusses how Muslim men were repeatedly denied job and educational opportunities, particularly in Germany and France, while Power (2008) details their ordeals in workplaces, especially in France and Spain. The net effect is that Muslims become social anathema and pariah. Their participation in political space is consequently winnowed, if not blocked completely. On this basis, Dekker and van der Noll (2009) observed that Muslims generally have high poverty levels, below average education, live in poorer areas of towns and cities, are overrepresented in low-wage jobs and have little access to standard healthcare. They share these situations with other minority communities such as </w:t>
      </w:r>
      <w:r w:rsidRPr="00A9291C">
        <w:rPr>
          <w:rFonts w:eastAsia="Aptos"/>
          <w:strike/>
        </w:rPr>
        <w:t>blacks</w:t>
      </w:r>
      <w:r w:rsidRPr="00A9291C">
        <w:rPr>
          <w:rFonts w:eastAsia="Aptos"/>
        </w:rPr>
        <w:t>, Irish, Hindus, Boers and Latinos (Fabregat &amp; Kper</w:t>
      </w:r>
      <w:r w:rsidRPr="00A9291C">
        <w:rPr>
          <w:rFonts w:eastAsia="Times New Roman"/>
          <w:color w:val="000000"/>
        </w:rPr>
        <w:t>ogi, 2018; Halliday, 1993). However, </w:t>
      </w:r>
      <w:r w:rsidRPr="00A9291C">
        <w:rPr>
          <w:rFonts w:eastAsia="Times New Roman"/>
          <w:b/>
          <w:color w:val="000000"/>
          <w:u w:val="single"/>
        </w:rPr>
        <w:t>what makes</w:t>
      </w:r>
      <w:r w:rsidRPr="00A9291C">
        <w:rPr>
          <w:rFonts w:eastAsia="Times New Roman"/>
          <w:color w:val="000000"/>
        </w:rPr>
        <w:t> </w:t>
      </w:r>
      <w:r w:rsidRPr="00A9291C">
        <w:rPr>
          <w:rFonts w:eastAsia="Times New Roman"/>
          <w:b/>
          <w:color w:val="000000"/>
          <w:u w:val="single"/>
          <w:shd w:val="clear" w:color="auto" w:fill="00FFFF"/>
        </w:rPr>
        <w:t>Muslims</w:t>
      </w:r>
      <w:r w:rsidRPr="00A9291C">
        <w:rPr>
          <w:rFonts w:eastAsia="Times New Roman"/>
          <w:color w:val="000000"/>
        </w:rPr>
        <w:t> </w:t>
      </w:r>
      <w:r w:rsidRPr="00A9291C">
        <w:rPr>
          <w:rFonts w:eastAsia="Times New Roman"/>
          <w:b/>
          <w:color w:val="000000"/>
          <w:u w:val="single"/>
          <w:shd w:val="clear" w:color="auto" w:fill="00FFFF"/>
        </w:rPr>
        <w:t>stand out</w:t>
      </w:r>
      <w:r w:rsidRPr="00A9291C">
        <w:rPr>
          <w:rFonts w:eastAsia="Times New Roman"/>
          <w:color w:val="000000"/>
        </w:rPr>
        <w:t> </w:t>
      </w:r>
      <w:r w:rsidRPr="00A9291C">
        <w:rPr>
          <w:rFonts w:eastAsia="Times New Roman"/>
          <w:b/>
          <w:color w:val="000000"/>
          <w:u w:val="single"/>
        </w:rPr>
        <w:t>according to</w:t>
      </w:r>
      <w:r w:rsidRPr="00A9291C">
        <w:rPr>
          <w:rFonts w:eastAsia="Times New Roman"/>
          <w:color w:val="000000"/>
        </w:rPr>
        <w:t> </w:t>
      </w:r>
      <w:r w:rsidRPr="00A9291C">
        <w:rPr>
          <w:rFonts w:eastAsia="Times New Roman"/>
          <w:b/>
          <w:color w:val="000000"/>
          <w:u w:val="single"/>
        </w:rPr>
        <w:t>Perroco</w:t>
      </w:r>
      <w:r w:rsidRPr="00A9291C">
        <w:rPr>
          <w:rFonts w:eastAsia="Times New Roman"/>
          <w:color w:val="000000"/>
        </w:rPr>
        <w:t> </w:t>
      </w:r>
      <w:r w:rsidRPr="00A9291C">
        <w:rPr>
          <w:rFonts w:eastAsia="Times New Roman"/>
          <w:b/>
          <w:color w:val="000000"/>
          <w:u w:val="single"/>
        </w:rPr>
        <w:t>(2018), is that</w:t>
      </w:r>
      <w:r w:rsidRPr="00A9291C">
        <w:rPr>
          <w:rFonts w:eastAsia="Times New Roman"/>
          <w:color w:val="000000"/>
        </w:rPr>
        <w:t> </w:t>
      </w:r>
      <w:r w:rsidRPr="00A9291C">
        <w:rPr>
          <w:rFonts w:eastAsia="Times New Roman"/>
          <w:b/>
          <w:color w:val="000000"/>
          <w:u w:val="single"/>
          <w:shd w:val="clear" w:color="auto" w:fill="00FFFF"/>
        </w:rPr>
        <w:t xml:space="preserve">theirs </w:t>
      </w:r>
      <w:r w:rsidRPr="00A9291C">
        <w:rPr>
          <w:rFonts w:eastAsia="Aptos"/>
        </w:rPr>
        <w:t>"</w:t>
      </w:r>
      <w:r w:rsidRPr="00A9291C">
        <w:rPr>
          <w:rFonts w:eastAsia="Times New Roman"/>
          <w:b/>
          <w:color w:val="000000"/>
          <w:u w:val="single"/>
          <w:shd w:val="clear" w:color="auto" w:fill="00FFFF"/>
        </w:rPr>
        <w:t xml:space="preserve">is the deepest, </w:t>
      </w:r>
      <w:r w:rsidRPr="00A9291C">
        <w:rPr>
          <w:rFonts w:eastAsia="Aptos"/>
        </w:rPr>
        <w:t>most acute and widely spread</w:t>
      </w:r>
      <w:r w:rsidRPr="00A9291C">
        <w:rPr>
          <w:rFonts w:eastAsia="Times New Roman"/>
          <w:color w:val="000000"/>
        </w:rPr>
        <w:t> </w:t>
      </w:r>
      <w:r w:rsidRPr="00A9291C">
        <w:rPr>
          <w:rFonts w:eastAsia="Times New Roman"/>
          <w:b/>
          <w:color w:val="000000"/>
          <w:u w:val="single"/>
          <w:shd w:val="clear" w:color="auto" w:fill="00FFFF"/>
        </w:rPr>
        <w:t>form of racism"</w:t>
      </w:r>
      <w:r w:rsidRPr="00A9291C">
        <w:rPr>
          <w:rFonts w:eastAsia="Times New Roman"/>
          <w:color w:val="000000"/>
        </w:rPr>
        <w:t xml:space="preserve"> (p. 26); in the words of Nazroo and Becare (2017, p. </w:t>
      </w:r>
      <w:r w:rsidRPr="00A9291C">
        <w:rPr>
          <w:rFonts w:eastAsia="Aptos"/>
        </w:rPr>
        <w:t>31), they "are repeatedly described as the social group most frequently discriminated against."</w:t>
      </w:r>
      <w:r w:rsidRPr="00A9291C">
        <w:rPr>
          <w:rFonts w:eastAsia="Times New Roman"/>
          <w:color w:val="000000"/>
        </w:rPr>
        <w:t> </w:t>
      </w:r>
      <w:r w:rsidRPr="00A9291C">
        <w:rPr>
          <w:rFonts w:eastAsia="Aptos"/>
        </w:rPr>
        <w:t>The cumulative effects of all</w:t>
      </w:r>
      <w:r w:rsidRPr="00A9291C">
        <w:rPr>
          <w:rFonts w:eastAsia="Times New Roman"/>
          <w:b/>
          <w:color w:val="000000"/>
          <w:u w:val="single"/>
          <w:shd w:val="clear" w:color="auto" w:fill="00FFFF"/>
        </w:rPr>
        <w:t xml:space="preserve"> this </w:t>
      </w:r>
      <w:proofErr w:type="gramStart"/>
      <w:r w:rsidRPr="00A9291C">
        <w:rPr>
          <w:rFonts w:eastAsia="Times New Roman"/>
          <w:b/>
          <w:color w:val="000000"/>
          <w:u w:val="single"/>
          <w:shd w:val="clear" w:color="auto" w:fill="00FFFF"/>
        </w:rPr>
        <w:t>bears</w:t>
      </w:r>
      <w:proofErr w:type="gramEnd"/>
      <w:r w:rsidRPr="00A9291C">
        <w:rPr>
          <w:rFonts w:eastAsia="Times New Roman"/>
          <w:b/>
          <w:color w:val="000000"/>
          <w:u w:val="single"/>
          <w:shd w:val="clear" w:color="auto" w:fill="00FFFF"/>
        </w:rPr>
        <w:t xml:space="preserve"> on their </w:t>
      </w:r>
      <w:r w:rsidRPr="00A9291C">
        <w:rPr>
          <w:rFonts w:eastAsia="Aptos"/>
        </w:rPr>
        <w:t>mental and physical</w:t>
      </w:r>
      <w:r w:rsidRPr="00A9291C">
        <w:rPr>
          <w:rFonts w:eastAsia="Times New Roman"/>
          <w:b/>
          <w:color w:val="000000"/>
          <w:u w:val="single"/>
          <w:shd w:val="clear" w:color="auto" w:fill="00FFFF"/>
        </w:rPr>
        <w:t xml:space="preserve"> health</w:t>
      </w:r>
      <w:r w:rsidRPr="00A9291C">
        <w:rPr>
          <w:rFonts w:eastAsia="Times New Roman"/>
          <w:color w:val="000000"/>
        </w:rPr>
        <w:t> (Nazroo &amp; Becare, 2017). The duo's research and those of their peers found that </w:t>
      </w:r>
      <w:r w:rsidRPr="00A9291C">
        <w:rPr>
          <w:rFonts w:eastAsia="Times New Roman"/>
          <w:b/>
          <w:color w:val="000000"/>
          <w:u w:val="single"/>
        </w:rPr>
        <w:t xml:space="preserve">"chronic exposure to everyday </w:t>
      </w:r>
      <w:r w:rsidRPr="00A9291C">
        <w:rPr>
          <w:rFonts w:eastAsia="Aptos"/>
        </w:rPr>
        <w:t>racial discrimination is associated with poor sleep, coronary artery calcification and hormonal stress responses such as altered diurnal cortisol patterns and a higher cortisol awakening response" (Nazroo &amp; Becare, 2017, p. 32). When all these are taken into cognizance, in addition to stringent policies</w:t>
      </w:r>
      <w:r w:rsidRPr="00A9291C">
        <w:rPr>
          <w:rFonts w:eastAsia="Times New Roman"/>
          <w:b/>
          <w:color w:val="000000"/>
          <w:u w:val="single"/>
          <w:shd w:val="clear" w:color="auto" w:fill="00FFFF"/>
        </w:rPr>
        <w:t xml:space="preserve"> targeting Muslim communities</w:t>
      </w:r>
      <w:r w:rsidRPr="00A9291C">
        <w:rPr>
          <w:rFonts w:eastAsia="Times New Roman"/>
          <w:b/>
          <w:color w:val="000000"/>
          <w:u w:val="single"/>
        </w:rPr>
        <w:t>, the</w:t>
      </w:r>
      <w:r w:rsidRPr="00A9291C">
        <w:rPr>
          <w:rFonts w:eastAsia="Times New Roman"/>
          <w:color w:val="000000"/>
        </w:rPr>
        <w:t> </w:t>
      </w:r>
      <w:r w:rsidRPr="00A9291C">
        <w:rPr>
          <w:rFonts w:eastAsia="Times New Roman"/>
          <w:b/>
          <w:color w:val="000000"/>
          <w:u w:val="single"/>
          <w:shd w:val="clear" w:color="auto" w:fill="00FFFF"/>
        </w:rPr>
        <w:t>chances of</w:t>
      </w:r>
      <w:r w:rsidRPr="00A9291C">
        <w:rPr>
          <w:rFonts w:eastAsia="Times New Roman"/>
          <w:color w:val="000000"/>
        </w:rPr>
        <w:t> </w:t>
      </w:r>
      <w:r w:rsidRPr="00A9291C">
        <w:rPr>
          <w:rFonts w:eastAsia="Times New Roman"/>
          <w:b/>
          <w:color w:val="000000"/>
          <w:u w:val="single"/>
        </w:rPr>
        <w:t>their</w:t>
      </w:r>
      <w:r w:rsidRPr="00A9291C">
        <w:rPr>
          <w:rFonts w:eastAsia="Times New Roman"/>
          <w:color w:val="000000"/>
        </w:rPr>
        <w:t> </w:t>
      </w:r>
      <w:r w:rsidRPr="00A9291C">
        <w:rPr>
          <w:rFonts w:eastAsia="Aptos"/>
        </w:rPr>
        <w:t>vulnerability to</w:t>
      </w:r>
      <w:r w:rsidRPr="00A9291C">
        <w:rPr>
          <w:rFonts w:eastAsia="Times New Roman"/>
          <w:b/>
          <w:color w:val="000000"/>
          <w:u w:val="single"/>
          <w:shd w:val="clear" w:color="auto" w:fill="00FFFF"/>
        </w:rPr>
        <w:t xml:space="preserve"> radicalization are</w:t>
      </w:r>
      <w:r w:rsidRPr="00A9291C">
        <w:rPr>
          <w:rFonts w:eastAsia="Times New Roman"/>
          <w:color w:val="000000"/>
        </w:rPr>
        <w:t> </w:t>
      </w:r>
      <w:r w:rsidRPr="00A9291C">
        <w:rPr>
          <w:rFonts w:eastAsia="Times New Roman"/>
          <w:b/>
          <w:color w:val="000000"/>
          <w:u w:val="single"/>
        </w:rPr>
        <w:t>very</w:t>
      </w:r>
      <w:r w:rsidRPr="00A9291C">
        <w:rPr>
          <w:rFonts w:eastAsia="Times New Roman"/>
          <w:color w:val="000000"/>
        </w:rPr>
        <w:t> </w:t>
      </w:r>
      <w:r w:rsidRPr="00A9291C">
        <w:rPr>
          <w:rFonts w:eastAsia="Times New Roman"/>
          <w:b/>
          <w:color w:val="000000"/>
          <w:u w:val="single"/>
          <w:shd w:val="clear" w:color="auto" w:fill="00FFFF"/>
        </w:rPr>
        <w:t>high</w:t>
      </w:r>
      <w:r w:rsidRPr="00A9291C">
        <w:rPr>
          <w:rFonts w:eastAsia="Times New Roman"/>
          <w:color w:val="000000"/>
        </w:rPr>
        <w:t> </w:t>
      </w:r>
      <w:r w:rsidRPr="00A9291C">
        <w:rPr>
          <w:rFonts w:eastAsia="Times New Roman"/>
          <w:b/>
          <w:color w:val="000000"/>
          <w:u w:val="single"/>
        </w:rPr>
        <w:t>(</w:t>
      </w:r>
      <w:r w:rsidRPr="00A9291C">
        <w:rPr>
          <w:rFonts w:eastAsia="Times New Roman"/>
          <w:color w:val="000000"/>
        </w:rPr>
        <w:t>Dekker &amp; van der Noll, 2009). During the BBC program (of February 14, 2019) "Salman Rushdie radicalized my generation," Alyas Karmani, among others, recollected how social rejection by his white liberal friends following their disgust over the fatwa against Rushdie, had pushed his journey to the fringed radical politics of "Islamic" identity. In other words, </w:t>
      </w:r>
      <w:r w:rsidRPr="00A9291C">
        <w:rPr>
          <w:rFonts w:eastAsia="Times New Roman"/>
          <w:b/>
          <w:color w:val="000000"/>
          <w:u w:val="single"/>
          <w:shd w:val="clear" w:color="auto" w:fill="00FFFF"/>
        </w:rPr>
        <w:t>there is nexus</w:t>
      </w:r>
      <w:r w:rsidRPr="00A9291C">
        <w:rPr>
          <w:rFonts w:eastAsia="Times New Roman"/>
          <w:b/>
          <w:color w:val="000000"/>
          <w:u w:val="single"/>
        </w:rPr>
        <w:t>, in practice,</w:t>
      </w:r>
      <w:r w:rsidRPr="00A9291C">
        <w:rPr>
          <w:rFonts w:eastAsia="Times New Roman"/>
          <w:color w:val="000000"/>
        </w:rPr>
        <w:t> </w:t>
      </w:r>
      <w:r w:rsidRPr="00A9291C">
        <w:rPr>
          <w:rFonts w:eastAsia="Times New Roman"/>
          <w:b/>
          <w:color w:val="000000"/>
          <w:u w:val="single"/>
          <w:shd w:val="clear" w:color="auto" w:fill="00FFFF"/>
        </w:rPr>
        <w:t>between</w:t>
      </w:r>
      <w:r w:rsidRPr="00A9291C">
        <w:rPr>
          <w:rFonts w:eastAsia="Times New Roman"/>
          <w:color w:val="000000"/>
        </w:rPr>
        <w:t> </w:t>
      </w:r>
      <w:r w:rsidRPr="00A9291C">
        <w:rPr>
          <w:rFonts w:eastAsia="Times New Roman"/>
          <w:b/>
          <w:color w:val="000000"/>
          <w:u w:val="single"/>
        </w:rPr>
        <w:t>the thesis of</w:t>
      </w:r>
      <w:r w:rsidRPr="00A9291C">
        <w:rPr>
          <w:rFonts w:eastAsia="Times New Roman"/>
          <w:color w:val="000000"/>
        </w:rPr>
        <w:t> </w:t>
      </w:r>
      <w:r w:rsidRPr="00A9291C">
        <w:rPr>
          <w:rFonts w:eastAsia="Times New Roman"/>
          <w:b/>
          <w:color w:val="000000"/>
          <w:u w:val="single"/>
          <w:shd w:val="clear" w:color="auto" w:fill="00FFFF"/>
        </w:rPr>
        <w:t>frustration-aggression theory and</w:t>
      </w:r>
      <w:r w:rsidRPr="00A9291C">
        <w:rPr>
          <w:rFonts w:eastAsia="Times New Roman"/>
          <w:color w:val="000000"/>
        </w:rPr>
        <w:t> </w:t>
      </w:r>
      <w:r w:rsidRPr="00A9291C">
        <w:rPr>
          <w:rFonts w:eastAsia="Times New Roman"/>
          <w:b/>
          <w:color w:val="000000"/>
          <w:u w:val="single"/>
        </w:rPr>
        <w:t xml:space="preserve">the cyclic interaction </w:t>
      </w:r>
      <w:r w:rsidRPr="00A9291C">
        <w:rPr>
          <w:rFonts w:eastAsia="Aptos"/>
        </w:rPr>
        <w:t>of structural and physical forms of</w:t>
      </w:r>
      <w:r w:rsidRPr="00A9291C">
        <w:rPr>
          <w:rFonts w:eastAsia="Times New Roman"/>
          <w:b/>
          <w:color w:val="000000"/>
          <w:u w:val="single"/>
          <w:shd w:val="clear" w:color="auto" w:fill="00FFFF"/>
        </w:rPr>
        <w:t xml:space="preserve"> violence</w:t>
      </w:r>
      <w:r w:rsidRPr="00A9291C">
        <w:rPr>
          <w:rFonts w:eastAsia="Times New Roman"/>
          <w:color w:val="000000"/>
        </w:rPr>
        <w:t>.</w:t>
      </w:r>
    </w:p>
    <w:p w14:paraId="205907CE" w14:textId="77777777" w:rsidR="00A9291C" w:rsidRPr="00A9291C" w:rsidRDefault="00A9291C" w:rsidP="00A9291C">
      <w:pPr>
        <w:rPr>
          <w:rFonts w:eastAsia="Times New Roman"/>
          <w:color w:val="000000"/>
        </w:rPr>
      </w:pPr>
    </w:p>
    <w:p w14:paraId="128D348B" w14:textId="77777777" w:rsidR="00A9291C" w:rsidRPr="00A9291C" w:rsidRDefault="00A9291C" w:rsidP="00A9291C">
      <w:pPr>
        <w:keepNext/>
        <w:keepLines/>
        <w:spacing w:before="200"/>
        <w:outlineLvl w:val="3"/>
        <w:rPr>
          <w:rFonts w:eastAsia="Calibri"/>
          <w:b/>
          <w:iCs/>
          <w:sz w:val="26"/>
        </w:rPr>
      </w:pPr>
      <w:proofErr w:type="gramStart"/>
      <w:r w:rsidRPr="00A9291C">
        <w:rPr>
          <w:rFonts w:eastAsia="Calibri"/>
          <w:b/>
          <w:iCs/>
          <w:sz w:val="26"/>
        </w:rPr>
        <w:t>Thus</w:t>
      </w:r>
      <w:proofErr w:type="gramEnd"/>
      <w:r w:rsidRPr="00A9291C">
        <w:rPr>
          <w:rFonts w:eastAsia="Calibri"/>
          <w:b/>
          <w:iCs/>
          <w:sz w:val="26"/>
        </w:rPr>
        <w:t xml:space="preserve"> the negative affirms an embrace of jihad through knowledge dissemination by rejecting the aff’s scholarship </w:t>
      </w:r>
    </w:p>
    <w:p w14:paraId="4E256FA5" w14:textId="77777777" w:rsidR="00A9291C" w:rsidRPr="00A9291C" w:rsidRDefault="00A9291C" w:rsidP="00A9291C">
      <w:pPr>
        <w:rPr>
          <w:rFonts w:eastAsia="Aptos"/>
        </w:rPr>
      </w:pPr>
    </w:p>
    <w:p w14:paraId="0D38DACC" w14:textId="77777777" w:rsidR="00A9291C" w:rsidRPr="00A9291C" w:rsidRDefault="00A9291C" w:rsidP="00A9291C">
      <w:pPr>
        <w:spacing w:before="30" w:line="278" w:lineRule="atLeast"/>
        <w:outlineLvl w:val="3"/>
        <w:rPr>
          <w:rFonts w:eastAsia="Times New Roman"/>
          <w:b/>
          <w:color w:val="000000"/>
          <w:sz w:val="26"/>
          <w:szCs w:val="26"/>
        </w:rPr>
      </w:pPr>
      <w:r w:rsidRPr="00A9291C">
        <w:rPr>
          <w:rFonts w:eastAsia="Times New Roman"/>
          <w:b/>
          <w:color w:val="000000"/>
          <w:sz w:val="26"/>
          <w:szCs w:val="26"/>
        </w:rPr>
        <w:t xml:space="preserve">The alt is rejection of scholarship. knowledge dissemination is the most effective </w:t>
      </w:r>
    </w:p>
    <w:p w14:paraId="592E6D05" w14:textId="77777777" w:rsidR="00A9291C" w:rsidRPr="00A9291C" w:rsidRDefault="00A9291C" w:rsidP="00A9291C">
      <w:pPr>
        <w:spacing w:after="120" w:line="235" w:lineRule="atLeast"/>
        <w:rPr>
          <w:rFonts w:eastAsia="Times New Roman"/>
          <w:color w:val="000000"/>
        </w:rPr>
      </w:pPr>
      <w:r w:rsidRPr="00A9291C">
        <w:rPr>
          <w:rFonts w:eastAsia="Times New Roman"/>
          <w:b/>
          <w:color w:val="000000"/>
          <w:sz w:val="26"/>
          <w:szCs w:val="26"/>
        </w:rPr>
        <w:t>Jouili and Schirin 06</w:t>
      </w:r>
      <w:r w:rsidRPr="00A9291C">
        <w:rPr>
          <w:rFonts w:eastAsia="Times New Roman"/>
          <w:color w:val="000000"/>
        </w:rPr>
        <w:t> (Jouili, Jeanette S, and Schirin Amir-Moazami. “Knowledge, Empowerment and Religious Authority Among Pious Muslim Women in France and Germany.” T M W, V 96, no. knowledge, empowerment, and religious authority, 2006, https://d1wqtxts1xzle7.cloudfront.net/49566004/j.1478-1913.2006.00150.x20161013 6385-gazvz4-libre.pdf?1476353279=&amp;response-content-disposition=inline%3B+filename%3DKnowledge_Empowerment_and_Religious_Auth.)</w:t>
      </w:r>
    </w:p>
    <w:p w14:paraId="65193966" w14:textId="77777777" w:rsidR="00A9291C" w:rsidRPr="00A9291C" w:rsidRDefault="00A9291C" w:rsidP="00A9291C">
      <w:pPr>
        <w:spacing w:line="235" w:lineRule="atLeast"/>
        <w:rPr>
          <w:rFonts w:eastAsia="Times New Roman"/>
          <w:color w:val="000000"/>
          <w:sz w:val="14"/>
        </w:rPr>
      </w:pPr>
      <w:r w:rsidRPr="00A9291C">
        <w:rPr>
          <w:rFonts w:eastAsia="Times New Roman"/>
          <w:color w:val="000000"/>
          <w:u w:val="single"/>
        </w:rPr>
        <w:t>One of the effects of religious knowledge acquisition is that it enables women to participate in</w:t>
      </w:r>
      <w:r w:rsidRPr="00A9291C">
        <w:rPr>
          <w:rFonts w:eastAsia="Times New Roman"/>
          <w:color w:val="000000"/>
          <w:sz w:val="14"/>
        </w:rPr>
        <w:t> the growing institutionalized </w:t>
      </w:r>
      <w:r w:rsidRPr="00A9291C">
        <w:rPr>
          <w:rFonts w:eastAsia="Times New Roman"/>
          <w:color w:val="000000"/>
          <w:u w:val="single"/>
        </w:rPr>
        <w:t>dissemination of this knowledge in the European Islamic landscape</w:t>
      </w:r>
      <w:r w:rsidRPr="00A9291C">
        <w:rPr>
          <w:rFonts w:eastAsia="Times New Roman"/>
          <w:color w:val="000000"/>
          <w:sz w:val="14"/>
        </w:rPr>
        <w:t xml:space="preserve">. Apart from numerous informal and semi-private initiatives that the women set up themselves, </w:t>
      </w:r>
      <w:proofErr w:type="gramStart"/>
      <w:r w:rsidRPr="00A9291C">
        <w:rPr>
          <w:rFonts w:eastAsia="Times New Roman"/>
          <w:color w:val="000000"/>
          <w:sz w:val="14"/>
        </w:rPr>
        <w:t>more and more</w:t>
      </w:r>
      <w:proofErr w:type="gramEnd"/>
      <w:r w:rsidRPr="00A9291C">
        <w:rPr>
          <w:rFonts w:eastAsia="Times New Roman"/>
          <w:color w:val="000000"/>
          <w:sz w:val="14"/>
        </w:rPr>
        <w:t xml:space="preserve"> female teachers are employed in the different established Islamic female and gender-mixed organizations. In both countries, several independent womenrun centers have emerged during the last ten years that provide Islamic education, besides professional counseling work and secular education programs, necessary for a successful interaction with the majority society. This work of </w:t>
      </w:r>
      <w:r w:rsidRPr="00A9291C">
        <w:rPr>
          <w:rFonts w:eastAsia="Times New Roman"/>
          <w:color w:val="000000"/>
          <w:u w:val="single"/>
          <w:shd w:val="clear" w:color="auto" w:fill="00FFFF"/>
        </w:rPr>
        <w:t>knowledge</w:t>
      </w:r>
      <w:r w:rsidRPr="00A9291C">
        <w:rPr>
          <w:rFonts w:eastAsia="Times New Roman"/>
          <w:color w:val="000000"/>
          <w:sz w:val="14"/>
        </w:rPr>
        <w:t> </w:t>
      </w:r>
      <w:r w:rsidRPr="00A9291C">
        <w:rPr>
          <w:rFonts w:eastAsia="Times New Roman"/>
          <w:color w:val="000000"/>
          <w:u w:val="single"/>
          <w:shd w:val="clear" w:color="auto" w:fill="00FFFF"/>
        </w:rPr>
        <w:t>dissemination</w:t>
      </w:r>
      <w:r w:rsidRPr="00A9291C">
        <w:rPr>
          <w:rFonts w:eastAsia="Times New Roman"/>
          <w:color w:val="000000"/>
          <w:sz w:val="14"/>
        </w:rPr>
        <w:t xml:space="preserve"> can best be analyzed in terms of </w:t>
      </w:r>
      <w:proofErr w:type="gramStart"/>
      <w:r w:rsidRPr="00A9291C">
        <w:rPr>
          <w:rFonts w:eastAsia="Times New Roman"/>
          <w:color w:val="000000"/>
          <w:sz w:val="14"/>
        </w:rPr>
        <w:t>da“</w:t>
      </w:r>
      <w:proofErr w:type="gramEnd"/>
      <w:r w:rsidRPr="00A9291C">
        <w:rPr>
          <w:rFonts w:eastAsia="Times New Roman"/>
          <w:color w:val="000000"/>
          <w:sz w:val="14"/>
        </w:rPr>
        <w:t xml:space="preserve">wa work (literally: “call” or “invitation”). From the early days of Islam, </w:t>
      </w:r>
      <w:proofErr w:type="gramStart"/>
      <w:r w:rsidRPr="00A9291C">
        <w:rPr>
          <w:rFonts w:eastAsia="Times New Roman"/>
          <w:color w:val="000000"/>
          <w:sz w:val="14"/>
        </w:rPr>
        <w:t>da“</w:t>
      </w:r>
      <w:proofErr w:type="gramEnd"/>
      <w:r w:rsidRPr="00A9291C">
        <w:rPr>
          <w:rFonts w:eastAsia="Times New Roman"/>
          <w:color w:val="000000"/>
          <w:sz w:val="14"/>
        </w:rPr>
        <w:t xml:space="preserve">wa has been viewed as a duty incumbent on the believers </w:t>
      </w:r>
      <w:proofErr w:type="gramStart"/>
      <w:r w:rsidRPr="00A9291C">
        <w:rPr>
          <w:rFonts w:eastAsia="Times New Roman"/>
          <w:color w:val="000000"/>
          <w:sz w:val="14"/>
        </w:rPr>
        <w:t>in order to</w:t>
      </w:r>
      <w:proofErr w:type="gramEnd"/>
      <w:r w:rsidRPr="00A9291C">
        <w:rPr>
          <w:rFonts w:eastAsia="Times New Roman"/>
          <w:color w:val="000000"/>
          <w:sz w:val="14"/>
        </w:rPr>
        <w:t xml:space="preserve"> encourage fellow Muslims in their struggle to lead more devout and pious lives. Today, it </w:t>
      </w:r>
      <w:r w:rsidRPr="00A9291C">
        <w:rPr>
          <w:rFonts w:eastAsia="Aptos"/>
          <w:sz w:val="14"/>
        </w:rPr>
        <w:t xml:space="preserve">has </w:t>
      </w:r>
      <w:r w:rsidRPr="00A9291C">
        <w:rPr>
          <w:rFonts w:eastAsia="Aptos"/>
        </w:rPr>
        <w:t>become the</w:t>
      </w:r>
      <w:r w:rsidRPr="00A9291C">
        <w:rPr>
          <w:rFonts w:eastAsia="Times New Roman"/>
          <w:color w:val="000000"/>
          <w:u w:val="single"/>
          <w:shd w:val="clear" w:color="auto" w:fill="00FFFF"/>
        </w:rPr>
        <w:t xml:space="preserve"> most substantial </w:t>
      </w:r>
      <w:r w:rsidRPr="00A9291C">
        <w:rPr>
          <w:rFonts w:eastAsia="Aptos"/>
          <w:sz w:val="14"/>
        </w:rPr>
        <w:t>constant</w:t>
      </w:r>
      <w:r w:rsidRPr="00A9291C">
        <w:rPr>
          <w:rFonts w:eastAsia="Times New Roman"/>
          <w:color w:val="000000"/>
          <w:u w:val="single"/>
          <w:shd w:val="clear" w:color="auto" w:fill="00FFFF"/>
        </w:rPr>
        <w:t xml:space="preserve"> factor of </w:t>
      </w:r>
      <w:r w:rsidRPr="00A9291C">
        <w:rPr>
          <w:rFonts w:eastAsia="Aptos"/>
          <w:sz w:val="14"/>
        </w:rPr>
        <w:t>contemporary</w:t>
      </w:r>
      <w:r w:rsidRPr="00A9291C">
        <w:rPr>
          <w:rFonts w:eastAsia="Times New Roman"/>
          <w:color w:val="000000"/>
          <w:u w:val="single"/>
          <w:shd w:val="clear" w:color="auto" w:fill="00FFFF"/>
        </w:rPr>
        <w:t xml:space="preserve"> Islamic</w:t>
      </w:r>
      <w:r w:rsidRPr="00A9291C">
        <w:rPr>
          <w:rFonts w:eastAsia="Times New Roman"/>
          <w:color w:val="000000"/>
          <w:sz w:val="14"/>
        </w:rPr>
        <w:t> </w:t>
      </w:r>
      <w:r w:rsidRPr="00A9291C">
        <w:rPr>
          <w:rFonts w:eastAsia="Times New Roman"/>
          <w:color w:val="000000"/>
          <w:u w:val="single"/>
          <w:shd w:val="clear" w:color="auto" w:fill="00FFFF"/>
        </w:rPr>
        <w:t>activism</w:t>
      </w:r>
      <w:r w:rsidRPr="00A9291C">
        <w:rPr>
          <w:rFonts w:eastAsia="Times New Roman"/>
          <w:color w:val="000000"/>
          <w:sz w:val="14"/>
        </w:rPr>
        <w:t>, whether in Muslim majority societies or </w:t>
      </w:r>
      <w:r w:rsidRPr="00A9291C">
        <w:rPr>
          <w:rFonts w:eastAsia="Times New Roman"/>
          <w:color w:val="000000"/>
          <w:u w:val="single"/>
          <w:shd w:val="clear" w:color="auto" w:fill="00FFFF"/>
        </w:rPr>
        <w:t>within</w:t>
      </w:r>
      <w:r w:rsidRPr="00A9291C">
        <w:rPr>
          <w:rFonts w:eastAsia="Times New Roman"/>
          <w:color w:val="000000"/>
          <w:sz w:val="14"/>
        </w:rPr>
        <w:t> </w:t>
      </w:r>
      <w:r w:rsidRPr="00A9291C">
        <w:rPr>
          <w:rFonts w:eastAsia="Times New Roman"/>
          <w:color w:val="000000"/>
          <w:u w:val="single"/>
        </w:rPr>
        <w:t>the</w:t>
      </w:r>
      <w:r w:rsidRPr="00A9291C">
        <w:rPr>
          <w:rFonts w:eastAsia="Times New Roman"/>
          <w:color w:val="000000"/>
          <w:sz w:val="14"/>
        </w:rPr>
        <w:t> </w:t>
      </w:r>
      <w:r w:rsidRPr="00A9291C">
        <w:rPr>
          <w:rFonts w:eastAsia="Aptos"/>
          <w:sz w:val="14"/>
        </w:rPr>
        <w:t>migrant communities in</w:t>
      </w:r>
      <w:r w:rsidRPr="00A9291C">
        <w:rPr>
          <w:rFonts w:eastAsia="Times New Roman"/>
          <w:color w:val="000000"/>
          <w:u w:val="single"/>
          <w:shd w:val="clear" w:color="auto" w:fill="00FFFF"/>
        </w:rPr>
        <w:t xml:space="preserve"> the West</w:t>
      </w:r>
      <w:r w:rsidRPr="00A9291C">
        <w:rPr>
          <w:rFonts w:eastAsia="Times New Roman"/>
          <w:color w:val="000000"/>
          <w:sz w:val="14"/>
        </w:rPr>
        <w:t>. </w:t>
      </w:r>
      <w:r w:rsidRPr="00A9291C">
        <w:rPr>
          <w:rFonts w:eastAsia="Aptos"/>
          <w:sz w:val="14"/>
        </w:rPr>
        <w:t>It can be</w:t>
      </w:r>
      <w:r w:rsidRPr="00A9291C">
        <w:rPr>
          <w:rFonts w:eastAsia="Times New Roman"/>
          <w:color w:val="000000"/>
          <w:sz w:val="14"/>
        </w:rPr>
        <w:t> </w:t>
      </w:r>
      <w:r w:rsidRPr="00A9291C">
        <w:rPr>
          <w:rFonts w:eastAsia="Times New Roman"/>
          <w:color w:val="000000"/>
          <w:u w:val="single"/>
          <w:shd w:val="clear" w:color="auto" w:fill="00FFFF"/>
        </w:rPr>
        <w:t>considered</w:t>
      </w:r>
      <w:r w:rsidRPr="00A9291C">
        <w:rPr>
          <w:rFonts w:eastAsia="Times New Roman"/>
          <w:color w:val="000000"/>
          <w:u w:val="single"/>
        </w:rPr>
        <w:t>,</w:t>
      </w:r>
      <w:r w:rsidRPr="00A9291C">
        <w:rPr>
          <w:rFonts w:eastAsia="Times New Roman"/>
          <w:color w:val="000000"/>
          <w:sz w:val="14"/>
        </w:rPr>
        <w:t> </w:t>
      </w:r>
      <w:r w:rsidRPr="00A9291C">
        <w:rPr>
          <w:rFonts w:eastAsia="Times New Roman"/>
          <w:color w:val="000000"/>
          <w:u w:val="single"/>
          <w:shd w:val="clear" w:color="auto" w:fill="00FFFF"/>
        </w:rPr>
        <w:t>as</w:t>
      </w:r>
      <w:r w:rsidRPr="00A9291C">
        <w:rPr>
          <w:rFonts w:eastAsia="Times New Roman"/>
          <w:color w:val="000000"/>
          <w:sz w:val="14"/>
        </w:rPr>
        <w:t> Charles Hirschkind puts it, the “</w:t>
      </w:r>
      <w:r w:rsidRPr="00A9291C">
        <w:rPr>
          <w:rFonts w:eastAsia="Aptos"/>
          <w:sz w:val="14"/>
        </w:rPr>
        <w:t>conceptual resources</w:t>
      </w:r>
      <w:r w:rsidRPr="00A9291C">
        <w:rPr>
          <w:rFonts w:eastAsia="Times New Roman"/>
          <w:color w:val="000000"/>
          <w:u w:val="single"/>
          <w:shd w:val="clear" w:color="auto" w:fill="00FFFF"/>
        </w:rPr>
        <w:t xml:space="preserve"> grounded in </w:t>
      </w:r>
      <w:r w:rsidRPr="00A9291C">
        <w:rPr>
          <w:rFonts w:eastAsia="Aptos"/>
          <w:sz w:val="14"/>
        </w:rPr>
        <w:t xml:space="preserve">a long tradition of </w:t>
      </w:r>
      <w:r w:rsidRPr="00A9291C">
        <w:rPr>
          <w:rFonts w:eastAsia="Times New Roman"/>
          <w:color w:val="000000"/>
          <w:u w:val="single"/>
          <w:shd w:val="clear" w:color="auto" w:fill="00FFFF"/>
        </w:rPr>
        <w:t>Islamic practice and scholarly inquiry</w:t>
      </w:r>
      <w:r w:rsidRPr="00A9291C">
        <w:rPr>
          <w:rFonts w:eastAsia="Times New Roman"/>
          <w:color w:val="000000"/>
          <w:sz w:val="14"/>
        </w:rPr>
        <w:t xml:space="preserve">,”21 which are now being given a new shape within the contemporary minority situation of Muslims in Europe with specific needs.22 In order to better understand the contemporary dynamics of da“wa, one has to look back at how the Reformist Salafi thinkers of the early 20th century significantly shifted the sense of the concept. While da“wa was traditionally understood as an activity to be conducted under the aegis of the clerics, Reformist thinkers claimed it to be the duty of every Muslim, thereby opening the path for lay persons to be involved in it.23 This “democratization” of da“wa turned out to be particularly beneficial for women since they were now included in the da“wa duty and activities.24 The modern shift in the understanding of da“wa has also been translated into the work of the Islamic teaching centers in Europe that we investigated. These centers do not limit themselves to re-Islamization through knowledge dissemination, but also encourage their students to participate in da“wa activities.25 As part of their commitment to Islam, several women who were engaged in this kind of da“wa work attempted to encourage their fellow Muslims to find their way to the benefits that they themselves experienced in their own religious trajectory. They described how and to what extent they felt that their knowledge encouraged them to disseminate it in their day-to-day environment. This duty is considered an Islamic obligation, as described by the social worker from Cologne, quoted above: From an Islamic point of view, it is ‘khayrukum man </w:t>
      </w:r>
      <w:proofErr w:type="gramStart"/>
      <w:r w:rsidRPr="00A9291C">
        <w:rPr>
          <w:rFonts w:eastAsia="Times New Roman"/>
          <w:color w:val="000000"/>
          <w:sz w:val="14"/>
        </w:rPr>
        <w:t>ta”allama</w:t>
      </w:r>
      <w:proofErr w:type="gramEnd"/>
      <w:r w:rsidRPr="00A9291C">
        <w:rPr>
          <w:rFonts w:eastAsia="Times New Roman"/>
          <w:color w:val="000000"/>
          <w:sz w:val="14"/>
        </w:rPr>
        <w:t xml:space="preserve"> alqur”</w:t>
      </w:r>
      <w:proofErr w:type="gramStart"/>
      <w:r w:rsidRPr="00A9291C">
        <w:rPr>
          <w:rFonts w:eastAsia="Times New Roman"/>
          <w:color w:val="000000"/>
          <w:sz w:val="14"/>
        </w:rPr>
        <w:t>an</w:t>
      </w:r>
      <w:proofErr w:type="gramEnd"/>
      <w:r w:rsidRPr="00A9291C">
        <w:rPr>
          <w:rFonts w:eastAsia="Times New Roman"/>
          <w:color w:val="000000"/>
          <w:sz w:val="14"/>
        </w:rPr>
        <w:t xml:space="preserve"> </w:t>
      </w:r>
      <w:proofErr w:type="gramStart"/>
      <w:r w:rsidRPr="00A9291C">
        <w:rPr>
          <w:rFonts w:eastAsia="Times New Roman"/>
          <w:color w:val="000000"/>
          <w:sz w:val="14"/>
        </w:rPr>
        <w:t>wa ”allamahu</w:t>
      </w:r>
      <w:proofErr w:type="gramEnd"/>
      <w:r w:rsidRPr="00A9291C">
        <w:rPr>
          <w:rFonts w:eastAsia="Times New Roman"/>
          <w:color w:val="000000"/>
          <w:sz w:val="14"/>
        </w:rPr>
        <w:t xml:space="preserve">’ which means ‘the best among you </w:t>
      </w:r>
      <w:proofErr w:type="gramStart"/>
      <w:r w:rsidRPr="00A9291C">
        <w:rPr>
          <w:rFonts w:eastAsia="Times New Roman"/>
          <w:color w:val="000000"/>
          <w:sz w:val="14"/>
        </w:rPr>
        <w:t>are</w:t>
      </w:r>
      <w:proofErr w:type="gramEnd"/>
      <w:r w:rsidRPr="00A9291C">
        <w:rPr>
          <w:rFonts w:eastAsia="Times New Roman"/>
          <w:color w:val="000000"/>
          <w:sz w:val="14"/>
        </w:rPr>
        <w:t xml:space="preserve"> those who learn the Qur’an and teach it.’ This is of course for me a theological motivation. Furthermore, it is a responsibility for which one will not only be rewarded but will be held accountable if you don’t hand down this knowledge. In this respect, I see it as my duty. K, E  R A 625 It is obvious that the </w:t>
      </w:r>
      <w:proofErr w:type="gramStart"/>
      <w:r w:rsidRPr="00A9291C">
        <w:rPr>
          <w:rFonts w:eastAsia="Times New Roman"/>
          <w:color w:val="000000"/>
          <w:sz w:val="14"/>
        </w:rPr>
        <w:t>da“</w:t>
      </w:r>
      <w:proofErr w:type="gramEnd"/>
      <w:r w:rsidRPr="00A9291C">
        <w:rPr>
          <w:rFonts w:eastAsia="Times New Roman"/>
          <w:color w:val="000000"/>
          <w:sz w:val="14"/>
        </w:rPr>
        <w:t xml:space="preserve">wa work is also encouraged by the minority situation in which Muslims live in Europe. Given this minority status, it is no longer a matter of course for Muslims to receive religious instruction. The effort must be made by the believers themselves, sometimes under quite preliminary and </w:t>
      </w:r>
      <w:r w:rsidRPr="00A9291C">
        <w:rPr>
          <w:rFonts w:eastAsia="Aptos"/>
          <w:sz w:val="14"/>
        </w:rPr>
        <w:t>provisional conditions. Thus, pious Muslims feel an urgent need to transmit their Islamic knowledge to Muslims of future generations </w:t>
      </w:r>
      <w:proofErr w:type="gramStart"/>
      <w:r w:rsidRPr="00A9291C">
        <w:rPr>
          <w:rFonts w:eastAsia="Aptos"/>
          <w:sz w:val="14"/>
        </w:rPr>
        <w:t>in order to</w:t>
      </w:r>
      <w:proofErr w:type="gramEnd"/>
      <w:r w:rsidRPr="00A9291C">
        <w:rPr>
          <w:rFonts w:eastAsia="Aptos"/>
          <w:sz w:val="14"/>
        </w:rPr>
        <w:t xml:space="preserve"> encourage them to lead pious lives in an environment that they qualify as being predominantly non-religious. They see this as the condition for the survival of the Islamic minority community, for the consolidation of its identity, and as a means of maintaining the boundaries that enable it to resist the “secular Western” way of life (considered</w:t>
      </w:r>
      <w:r w:rsidRPr="00A9291C">
        <w:rPr>
          <w:rFonts w:eastAsia="Times New Roman"/>
          <w:color w:val="000000"/>
          <w:sz w:val="14"/>
        </w:rPr>
        <w:t xml:space="preserve"> to be filled with numerous temptations) and to </w:t>
      </w:r>
      <w:r w:rsidRPr="00A9291C">
        <w:rPr>
          <w:rFonts w:eastAsia="Times New Roman"/>
          <w:color w:val="000000"/>
          <w:u w:val="single"/>
          <w:shd w:val="clear" w:color="auto" w:fill="00FFFF"/>
        </w:rPr>
        <w:t>resist</w:t>
      </w:r>
      <w:r w:rsidRPr="00A9291C">
        <w:rPr>
          <w:rFonts w:eastAsia="Times New Roman"/>
          <w:color w:val="000000"/>
          <w:sz w:val="14"/>
        </w:rPr>
        <w:t> </w:t>
      </w:r>
      <w:r w:rsidRPr="00A9291C">
        <w:rPr>
          <w:rFonts w:eastAsia="Times New Roman"/>
          <w:color w:val="000000"/>
          <w:u w:val="single"/>
        </w:rPr>
        <w:t>its</w:t>
      </w:r>
      <w:r w:rsidRPr="00A9291C">
        <w:rPr>
          <w:rFonts w:eastAsia="Times New Roman"/>
          <w:color w:val="000000"/>
          <w:sz w:val="14"/>
        </w:rPr>
        <w:t> </w:t>
      </w:r>
      <w:r w:rsidRPr="00A9291C">
        <w:rPr>
          <w:rFonts w:eastAsia="Times New Roman"/>
          <w:color w:val="000000"/>
          <w:u w:val="single"/>
          <w:shd w:val="clear" w:color="auto" w:fill="00FFFF"/>
        </w:rPr>
        <w:t>pressures to assimilate</w:t>
      </w:r>
      <w:r w:rsidRPr="00A9291C">
        <w:rPr>
          <w:rFonts w:eastAsia="Times New Roman"/>
          <w:color w:val="000000"/>
          <w:sz w:val="14"/>
        </w:rPr>
        <w:t xml:space="preserve">. Most of the women simultaneously added another aspect to these implications of the notion of </w:t>
      </w:r>
      <w:proofErr w:type="gramStart"/>
      <w:r w:rsidRPr="00A9291C">
        <w:rPr>
          <w:rFonts w:eastAsia="Times New Roman"/>
          <w:color w:val="000000"/>
          <w:sz w:val="14"/>
        </w:rPr>
        <w:t>da“</w:t>
      </w:r>
      <w:proofErr w:type="gramEnd"/>
      <w:r w:rsidRPr="00A9291C">
        <w:rPr>
          <w:rFonts w:eastAsia="Times New Roman"/>
          <w:color w:val="000000"/>
          <w:sz w:val="14"/>
        </w:rPr>
        <w:t xml:space="preserve">wa related to the non-Muslim environment. In this respect, </w:t>
      </w:r>
      <w:proofErr w:type="gramStart"/>
      <w:r w:rsidRPr="00A9291C">
        <w:rPr>
          <w:rFonts w:eastAsia="Times New Roman"/>
          <w:color w:val="000000"/>
          <w:sz w:val="14"/>
        </w:rPr>
        <w:t>da“</w:t>
      </w:r>
      <w:proofErr w:type="gramEnd"/>
      <w:r w:rsidRPr="00A9291C">
        <w:rPr>
          <w:rFonts w:eastAsia="Times New Roman"/>
          <w:color w:val="000000"/>
          <w:sz w:val="14"/>
        </w:rPr>
        <w:t>wa is less undertaken in a “missionary” spirit with the goal to convert, as often anticipated by public opinion, but rather with </w:t>
      </w:r>
      <w:r w:rsidRPr="00A9291C">
        <w:rPr>
          <w:rFonts w:eastAsia="Times New Roman"/>
          <w:color w:val="000000"/>
          <w:u w:val="single"/>
        </w:rPr>
        <w:t>the idea of a rectification of negative representations of Islam within European public spheres</w:t>
      </w:r>
      <w:r w:rsidRPr="00A9291C">
        <w:rPr>
          <w:rFonts w:eastAsia="Times New Roman"/>
          <w:color w:val="000000"/>
          <w:sz w:val="14"/>
        </w:rPr>
        <w:t xml:space="preserve">. This is also why representatives of Islamic organizations, conference speakers and theologians often ask Muslims to display exemplary behavior, especially concerning those who are publicly visible through Islamic dress codes. </w:t>
      </w:r>
      <w:proofErr w:type="gramStart"/>
      <w:r w:rsidRPr="00A9291C">
        <w:rPr>
          <w:rFonts w:eastAsia="Times New Roman"/>
          <w:color w:val="000000"/>
          <w:sz w:val="14"/>
        </w:rPr>
        <w:t>Da“</w:t>
      </w:r>
      <w:proofErr w:type="gramEnd"/>
      <w:r w:rsidRPr="00A9291C">
        <w:rPr>
          <w:rFonts w:eastAsia="Times New Roman"/>
          <w:color w:val="000000"/>
          <w:sz w:val="14"/>
        </w:rPr>
        <w:t>wa, in this sense, requires </w:t>
      </w:r>
      <w:r w:rsidRPr="00A9291C">
        <w:rPr>
          <w:rFonts w:eastAsia="Aptos"/>
        </w:rPr>
        <w:t>the</w:t>
      </w:r>
      <w:r w:rsidRPr="00A9291C">
        <w:rPr>
          <w:rFonts w:eastAsia="Times New Roman"/>
          <w:color w:val="000000"/>
          <w:u w:val="single"/>
          <w:shd w:val="clear" w:color="auto" w:fill="00FFFF"/>
        </w:rPr>
        <w:t xml:space="preserve"> acquisition of </w:t>
      </w:r>
      <w:r w:rsidRPr="00A9291C">
        <w:rPr>
          <w:rFonts w:eastAsia="Aptos"/>
        </w:rPr>
        <w:t>a deeper</w:t>
      </w:r>
      <w:r w:rsidRPr="00A9291C">
        <w:rPr>
          <w:rFonts w:eastAsia="Times New Roman"/>
          <w:color w:val="000000"/>
          <w:u w:val="single"/>
          <w:shd w:val="clear" w:color="auto" w:fill="00FFFF"/>
        </w:rPr>
        <w:t xml:space="preserve"> knowledge </w:t>
      </w:r>
      <w:r w:rsidRPr="00A9291C">
        <w:rPr>
          <w:rFonts w:eastAsia="Aptos"/>
        </w:rPr>
        <w:t>that</w:t>
      </w:r>
      <w:r w:rsidRPr="00A9291C">
        <w:rPr>
          <w:rFonts w:eastAsia="Times New Roman"/>
          <w:color w:val="000000"/>
          <w:u w:val="single"/>
          <w:shd w:val="clear" w:color="auto" w:fill="00FFFF"/>
        </w:rPr>
        <w:t xml:space="preserve"> enables one to refute the </w:t>
      </w:r>
      <w:r w:rsidRPr="00A9291C">
        <w:rPr>
          <w:rFonts w:eastAsia="Aptos"/>
        </w:rPr>
        <w:t>negative</w:t>
      </w:r>
      <w:r w:rsidRPr="00A9291C">
        <w:rPr>
          <w:rFonts w:eastAsia="Times New Roman"/>
          <w:color w:val="000000"/>
          <w:u w:val="single"/>
          <w:shd w:val="clear" w:color="auto" w:fill="00FFFF"/>
        </w:rPr>
        <w:t xml:space="preserve"> ideas stemming from </w:t>
      </w:r>
      <w:r w:rsidRPr="00A9291C">
        <w:rPr>
          <w:rFonts w:eastAsia="Aptos"/>
        </w:rPr>
        <w:t>the</w:t>
      </w:r>
      <w:r w:rsidRPr="00A9291C">
        <w:rPr>
          <w:rFonts w:eastAsia="Times New Roman"/>
          <w:color w:val="000000"/>
          <w:u w:val="single"/>
          <w:shd w:val="clear" w:color="auto" w:fill="00FFFF"/>
        </w:rPr>
        <w:t xml:space="preserve"> non-Muslim environment.</w:t>
      </w:r>
      <w:r w:rsidRPr="00A9291C">
        <w:rPr>
          <w:rFonts w:eastAsia="Times New Roman"/>
          <w:color w:val="000000"/>
          <w:sz w:val="14"/>
        </w:rPr>
        <w:t xml:space="preserve"> For women, this means </w:t>
      </w:r>
      <w:proofErr w:type="gramStart"/>
      <w:r w:rsidRPr="00A9291C">
        <w:rPr>
          <w:rFonts w:eastAsia="Times New Roman"/>
          <w:color w:val="000000"/>
          <w:sz w:val="14"/>
        </w:rPr>
        <w:t>in particular to</w:t>
      </w:r>
      <w:proofErr w:type="gramEnd"/>
      <w:r w:rsidRPr="00A9291C">
        <w:rPr>
          <w:rFonts w:eastAsia="Times New Roman"/>
          <w:color w:val="000000"/>
          <w:sz w:val="14"/>
        </w:rPr>
        <w:t xml:space="preserve"> do instructional work in the sense of attempting to work against the widespread assumption that Islam inherently produces gender inequality. In this regard, the women’s emphasis on knowledge and education and on the necessity to transmit it should additionally be understood as an attempt to enhance the status of Islam by detaching it from its common connotation with illiteracy. Apart from a mere ‘internal’ logic directed at the Islamic community, this argument should thus be read in its relationship to the wider public spheres of French/German society in which the women interact. Here the emphasis on the necessity of female education, prescribed by Islam, entails a counter-discursive strategy vis-à-vis public opinion, which commonly associates Islam with irrationality or backwardness, and which, especially in the French case, almost categorically refuses to acknowledge that publicly committed, pious and organized Muslim women are educated and rational actors.26 Thus, the women attempt to replace the stereotype of their mere passivity through the counter-image of an educated and Islamically committed woman. Da”wa is thus not only experienced as an obligation imposed on oneself, but also as a very personal “desire to disseminate a word one deems useful to the individual and to society.”27 In this sense, da”wa becomes a “vocation.”28 T M W • V 96 • O 2006 626 So far, we have mostly focused on the ways in which the women we interviewed justified the necessity of </w:t>
      </w:r>
      <w:r w:rsidRPr="00A9291C">
        <w:rPr>
          <w:rFonts w:eastAsia="Times New Roman"/>
          <w:color w:val="000000"/>
          <w:u w:val="single"/>
        </w:rPr>
        <w:t>acquiring knowledge and</w:t>
      </w:r>
      <w:r w:rsidRPr="00A9291C">
        <w:rPr>
          <w:rFonts w:eastAsia="Times New Roman"/>
          <w:color w:val="000000"/>
          <w:sz w:val="14"/>
        </w:rPr>
        <w:t> </w:t>
      </w:r>
      <w:r w:rsidRPr="00A9291C">
        <w:rPr>
          <w:rFonts w:eastAsia="Times New Roman"/>
          <w:color w:val="000000"/>
          <w:u w:val="single"/>
          <w:shd w:val="clear" w:color="auto" w:fill="00FFFF"/>
        </w:rPr>
        <w:t xml:space="preserve">becoming educated believers </w:t>
      </w:r>
      <w:r w:rsidRPr="00A9291C">
        <w:rPr>
          <w:rFonts w:eastAsia="Aptos"/>
        </w:rPr>
        <w:t>through an enhanced</w:t>
      </w:r>
      <w:r w:rsidRPr="00A9291C">
        <w:rPr>
          <w:rFonts w:eastAsia="Aptos"/>
          <w:sz w:val="14"/>
        </w:rPr>
        <w:t xml:space="preserve"> consciousness of the value of their own capacities</w:t>
      </w:r>
      <w:r w:rsidRPr="00A9291C">
        <w:rPr>
          <w:rFonts w:eastAsia="Times New Roman"/>
          <w:color w:val="000000"/>
          <w:u w:val="single"/>
          <w:shd w:val="clear" w:color="auto" w:fill="00FFFF"/>
        </w:rPr>
        <w:t xml:space="preserve"> to</w:t>
      </w:r>
      <w:r w:rsidRPr="00A9291C">
        <w:rPr>
          <w:rFonts w:eastAsia="Times New Roman"/>
          <w:color w:val="000000"/>
          <w:sz w:val="14"/>
        </w:rPr>
        <w:t> </w:t>
      </w:r>
      <w:r w:rsidRPr="00A9291C">
        <w:rPr>
          <w:rFonts w:eastAsia="Times New Roman"/>
          <w:color w:val="000000"/>
          <w:u w:val="single"/>
        </w:rPr>
        <w:t>disseminate Islamic knowledge and to actively</w:t>
      </w:r>
      <w:r w:rsidRPr="00A9291C">
        <w:rPr>
          <w:rFonts w:eastAsia="Times New Roman"/>
          <w:color w:val="000000"/>
          <w:sz w:val="14"/>
        </w:rPr>
        <w:t> </w:t>
      </w:r>
      <w:r w:rsidRPr="00A9291C">
        <w:rPr>
          <w:rFonts w:eastAsia="Times New Roman"/>
          <w:color w:val="000000"/>
          <w:u w:val="single"/>
          <w:shd w:val="clear" w:color="auto" w:fill="00FFFF"/>
        </w:rPr>
        <w:t>participate</w:t>
      </w:r>
      <w:r w:rsidRPr="00A9291C">
        <w:rPr>
          <w:rFonts w:eastAsia="Times New Roman"/>
          <w:color w:val="000000"/>
          <w:u w:val="single"/>
        </w:rPr>
        <w:t>, therefore,</w:t>
      </w:r>
      <w:r w:rsidRPr="00A9291C">
        <w:rPr>
          <w:rFonts w:eastAsia="Times New Roman"/>
          <w:color w:val="000000"/>
          <w:sz w:val="14"/>
        </w:rPr>
        <w:t> </w:t>
      </w:r>
      <w:r w:rsidRPr="00A9291C">
        <w:rPr>
          <w:rFonts w:eastAsia="Times New Roman"/>
          <w:color w:val="000000"/>
          <w:u w:val="single"/>
          <w:shd w:val="clear" w:color="auto" w:fill="00FFFF"/>
        </w:rPr>
        <w:t>in</w:t>
      </w:r>
      <w:r w:rsidRPr="00A9291C">
        <w:rPr>
          <w:rFonts w:eastAsia="Times New Roman"/>
          <w:color w:val="000000"/>
          <w:sz w:val="14"/>
        </w:rPr>
        <w:t> </w:t>
      </w:r>
      <w:r w:rsidRPr="00A9291C">
        <w:rPr>
          <w:rFonts w:eastAsia="Times New Roman"/>
          <w:color w:val="000000"/>
          <w:u w:val="single"/>
        </w:rPr>
        <w:t>the</w:t>
      </w:r>
      <w:r w:rsidRPr="00A9291C">
        <w:rPr>
          <w:rFonts w:eastAsia="Times New Roman"/>
          <w:color w:val="000000"/>
          <w:sz w:val="14"/>
        </w:rPr>
        <w:t> </w:t>
      </w:r>
      <w:r w:rsidRPr="00A9291C">
        <w:rPr>
          <w:rFonts w:eastAsia="Times New Roman"/>
          <w:color w:val="000000"/>
          <w:u w:val="single"/>
          <w:shd w:val="clear" w:color="auto" w:fill="00FFFF"/>
        </w:rPr>
        <w:t>strengthening</w:t>
      </w:r>
      <w:r w:rsidRPr="00A9291C">
        <w:rPr>
          <w:rFonts w:eastAsia="Times New Roman"/>
          <w:color w:val="000000"/>
          <w:sz w:val="14"/>
        </w:rPr>
        <w:t> </w:t>
      </w:r>
      <w:r w:rsidRPr="00A9291C">
        <w:rPr>
          <w:rFonts w:eastAsia="Times New Roman"/>
          <w:color w:val="000000"/>
          <w:u w:val="single"/>
        </w:rPr>
        <w:t>of the</w:t>
      </w:r>
      <w:r w:rsidRPr="00A9291C">
        <w:rPr>
          <w:rFonts w:eastAsia="Times New Roman"/>
          <w:color w:val="000000"/>
          <w:sz w:val="14"/>
        </w:rPr>
        <w:t> </w:t>
      </w:r>
      <w:r w:rsidRPr="00A9291C">
        <w:rPr>
          <w:rFonts w:eastAsia="Times New Roman"/>
          <w:color w:val="000000"/>
          <w:u w:val="single"/>
          <w:shd w:val="clear" w:color="auto" w:fill="00FFFF"/>
        </w:rPr>
        <w:t>Muslim communities</w:t>
      </w:r>
      <w:r w:rsidRPr="00A9291C">
        <w:rPr>
          <w:rFonts w:eastAsia="Times New Roman"/>
          <w:color w:val="000000"/>
          <w:sz w:val="14"/>
        </w:rPr>
        <w:t> in France and in Germany. Although this capacity already indicates a certain degree of authority appropriation, in the next sections we will try to more systematically address</w:t>
      </w:r>
    </w:p>
    <w:p w14:paraId="13BBDD11" w14:textId="77777777" w:rsidR="00A9291C" w:rsidRPr="00A9291C" w:rsidRDefault="00A9291C" w:rsidP="00A9291C">
      <w:pPr>
        <w:keepNext/>
        <w:keepLines/>
        <w:spacing w:before="200"/>
        <w:outlineLvl w:val="3"/>
        <w:rPr>
          <w:rFonts w:eastAsia="Times New Roman"/>
          <w:b/>
          <w:iCs/>
          <w:sz w:val="26"/>
        </w:rPr>
      </w:pPr>
      <w:r w:rsidRPr="00A9291C">
        <w:rPr>
          <w:rFonts w:eastAsia="Times New Roman"/>
          <w:b/>
          <w:iCs/>
          <w:sz w:val="26"/>
        </w:rPr>
        <w:t xml:space="preserve">The neg embraces the correct interpretation of greater jihad in debate </w:t>
      </w:r>
    </w:p>
    <w:p w14:paraId="291C94F1" w14:textId="77777777" w:rsidR="00A9291C" w:rsidRPr="00A9291C" w:rsidRDefault="00A9291C" w:rsidP="00A9291C">
      <w:pPr>
        <w:rPr>
          <w:rFonts w:eastAsia="Aptos"/>
        </w:rPr>
      </w:pPr>
      <w:r w:rsidRPr="00A9291C">
        <w:rPr>
          <w:rFonts w:eastAsia="Aptos"/>
        </w:rPr>
        <w:t xml:space="preserve"> </w:t>
      </w:r>
      <w:r w:rsidRPr="00A9291C">
        <w:rPr>
          <w:rFonts w:eastAsia="Aptos"/>
          <w:b/>
          <w:bCs/>
          <w:sz w:val="26"/>
        </w:rPr>
        <w:t>Esposito ‘02</w:t>
      </w:r>
      <w:r w:rsidRPr="00A9291C">
        <w:rPr>
          <w:rFonts w:eastAsia="Aptos"/>
        </w:rPr>
        <w:t xml:space="preserve"> (John Louis Esposito is an American academic, professor of Middle Eastern and religious studies, and scholar of Islamic studies, who serves as Professor of Religion, International Affairs, and Islamic Studies at Georgetown University in Washington, D.C. Esposito, John. Jihad: Holy or Unholy War? United Nations Alliance of Civilizations (UNAOC), 2002, www.unaoc.org/repository/8412Jihad.) </w:t>
      </w:r>
    </w:p>
    <w:p w14:paraId="488AAB21" w14:textId="77777777" w:rsidR="00A9291C" w:rsidRPr="00A9291C" w:rsidRDefault="00A9291C" w:rsidP="00A9291C">
      <w:pPr>
        <w:rPr>
          <w:rFonts w:eastAsia="Aptos"/>
        </w:rPr>
      </w:pPr>
    </w:p>
    <w:p w14:paraId="0AD3F911" w14:textId="77777777" w:rsidR="00A9291C" w:rsidRPr="00A9291C" w:rsidRDefault="00A9291C" w:rsidP="00A9291C">
      <w:pPr>
        <w:rPr>
          <w:rFonts w:eastAsia="Aptos"/>
        </w:rPr>
      </w:pPr>
      <w:r w:rsidRPr="00A9291C">
        <w:rPr>
          <w:rFonts w:eastAsia="Aptos"/>
        </w:rPr>
        <w:t xml:space="preserve">***For all my </w:t>
      </w:r>
      <w:proofErr w:type="gramStart"/>
      <w:r w:rsidRPr="00A9291C">
        <w:rPr>
          <w:rFonts w:eastAsia="Aptos"/>
        </w:rPr>
        <w:t>Non-Muslim</w:t>
      </w:r>
      <w:proofErr w:type="gramEnd"/>
      <w:r w:rsidRPr="00A9291C">
        <w:rPr>
          <w:rFonts w:eastAsia="Aptos"/>
        </w:rPr>
        <w:t xml:space="preserve"> debaters – jihad has been used in different ways; we advocate for the education and protection of Muslim communities, not the twisted interpretations. - ***</w:t>
      </w:r>
    </w:p>
    <w:p w14:paraId="0106C01F" w14:textId="77777777" w:rsidR="00A9291C" w:rsidRPr="00A9291C" w:rsidRDefault="00A9291C" w:rsidP="00A9291C">
      <w:pPr>
        <w:rPr>
          <w:rFonts w:eastAsia="Aptos"/>
          <w:sz w:val="18"/>
          <w:szCs w:val="18"/>
        </w:rPr>
      </w:pPr>
    </w:p>
    <w:p w14:paraId="7B05088D" w14:textId="77777777" w:rsidR="00A9291C" w:rsidRPr="00A9291C" w:rsidRDefault="00A9291C" w:rsidP="00A9291C">
      <w:pPr>
        <w:rPr>
          <w:rFonts w:eastAsia="Aptos"/>
          <w:sz w:val="12"/>
        </w:rPr>
      </w:pPr>
      <w:r w:rsidRPr="00A9291C">
        <w:rPr>
          <w:rFonts w:eastAsia="Aptos"/>
          <w:u w:val="single"/>
        </w:rPr>
        <w:t xml:space="preserve">The importance of </w:t>
      </w:r>
      <w:r w:rsidRPr="00A9291C">
        <w:rPr>
          <w:rFonts w:eastAsia="Aptos"/>
          <w:highlight w:val="cyan"/>
          <w:u w:val="single"/>
        </w:rPr>
        <w:t xml:space="preserve">jihad </w:t>
      </w:r>
      <w:r w:rsidRPr="00A9291C">
        <w:rPr>
          <w:rFonts w:eastAsia="Aptos"/>
          <w:u w:val="single"/>
        </w:rPr>
        <w:t xml:space="preserve">is </w:t>
      </w:r>
      <w:r w:rsidRPr="00A9291C">
        <w:rPr>
          <w:rFonts w:eastAsia="Aptos"/>
          <w:highlight w:val="cyan"/>
          <w:u w:val="single"/>
        </w:rPr>
        <w:t>rooted in</w:t>
      </w:r>
      <w:r w:rsidRPr="00A9291C">
        <w:rPr>
          <w:rFonts w:eastAsia="Aptos"/>
          <w:u w:val="single"/>
        </w:rPr>
        <w:t xml:space="preserve"> the </w:t>
      </w:r>
      <w:r w:rsidRPr="00A9291C">
        <w:rPr>
          <w:rFonts w:eastAsia="Aptos"/>
          <w:highlight w:val="cyan"/>
          <w:u w:val="single"/>
        </w:rPr>
        <w:t>Quran’s command to struggle</w:t>
      </w:r>
      <w:r w:rsidRPr="00A9291C">
        <w:rPr>
          <w:rFonts w:eastAsia="Aptos"/>
          <w:u w:val="single"/>
        </w:rPr>
        <w:t xml:space="preserve"> (the literal meaning of the word jihad) in the path of God and in the example of the Prophet Muhammad and his early Companions. In its most general meaning, jihad </w:t>
      </w:r>
      <w:r w:rsidRPr="00A9291C">
        <w:rPr>
          <w:rFonts w:eastAsia="Aptos"/>
          <w:highlight w:val="cyan"/>
          <w:u w:val="single"/>
        </w:rPr>
        <w:t xml:space="preserve">refers to the obligation </w:t>
      </w:r>
      <w:r w:rsidRPr="00A9291C">
        <w:rPr>
          <w:rFonts w:eastAsia="Aptos"/>
          <w:u w:val="single"/>
        </w:rPr>
        <w:t xml:space="preserve">incumbent on all Muslims, individuals and the community, to follow and realize God’s will: </w:t>
      </w:r>
      <w:r w:rsidRPr="00A9291C">
        <w:rPr>
          <w:rFonts w:eastAsia="Aptos"/>
          <w:highlight w:val="cyan"/>
          <w:u w:val="single"/>
        </w:rPr>
        <w:t xml:space="preserve">to lead a virtuous life and </w:t>
      </w:r>
      <w:r w:rsidRPr="00A9291C">
        <w:rPr>
          <w:rFonts w:eastAsia="Aptos"/>
          <w:u w:val="single"/>
        </w:rPr>
        <w:t xml:space="preserve">to </w:t>
      </w:r>
      <w:r w:rsidRPr="00A9291C">
        <w:rPr>
          <w:rFonts w:eastAsia="Aptos"/>
          <w:highlight w:val="cyan"/>
          <w:u w:val="single"/>
        </w:rPr>
        <w:t xml:space="preserve">extend the </w:t>
      </w:r>
      <w:r w:rsidRPr="00A9291C">
        <w:rPr>
          <w:rFonts w:eastAsia="Aptos"/>
          <w:u w:val="single"/>
        </w:rPr>
        <w:t xml:space="preserve">Islamic </w:t>
      </w:r>
      <w:r w:rsidRPr="00A9291C">
        <w:rPr>
          <w:rFonts w:eastAsia="Aptos"/>
          <w:highlight w:val="cyan"/>
          <w:u w:val="single"/>
        </w:rPr>
        <w:t xml:space="preserve">community through preaching, education, </w:t>
      </w:r>
      <w:r w:rsidRPr="00A9291C">
        <w:rPr>
          <w:rFonts w:eastAsia="Aptos"/>
          <w:u w:val="single"/>
        </w:rPr>
        <w:t>example, writing, etc.</w:t>
      </w:r>
      <w:r w:rsidRPr="00A9291C">
        <w:rPr>
          <w:rFonts w:eastAsia="Aptos"/>
          <w:sz w:val="12"/>
        </w:rPr>
        <w:t xml:space="preserve"> Jihad also includes the right, indeed the obligation, to defend Islam and the community from aggression. Throughout history, the call to jihad has rallied Muslims to the defense of Islam. </w:t>
      </w:r>
      <w:r w:rsidRPr="00A9291C">
        <w:rPr>
          <w:rFonts w:eastAsia="Aptos"/>
          <w:u w:val="single"/>
        </w:rPr>
        <w:t xml:space="preserve">Since the late 20th century, the word </w:t>
      </w:r>
      <w:r w:rsidRPr="00A9291C">
        <w:rPr>
          <w:rFonts w:eastAsia="Aptos"/>
          <w:highlight w:val="cyan"/>
          <w:u w:val="single"/>
        </w:rPr>
        <w:t>jihad</w:t>
      </w:r>
      <w:r w:rsidRPr="00A9291C">
        <w:rPr>
          <w:rFonts w:eastAsia="Aptos"/>
          <w:u w:val="single"/>
        </w:rPr>
        <w:t xml:space="preserve"> has gained remarkable currency: </w:t>
      </w:r>
      <w:r w:rsidRPr="00A9291C">
        <w:rPr>
          <w:rFonts w:eastAsia="Aptos"/>
          <w:highlight w:val="cyan"/>
          <w:u w:val="single"/>
        </w:rPr>
        <w:t>used by</w:t>
      </w:r>
      <w:r w:rsidRPr="00A9291C">
        <w:rPr>
          <w:rFonts w:eastAsia="Aptos"/>
          <w:u w:val="single"/>
        </w:rPr>
        <w:t xml:space="preserve"> resistance, liberation, and terrorist </w:t>
      </w:r>
      <w:r w:rsidRPr="00A9291C">
        <w:rPr>
          <w:rFonts w:eastAsia="Aptos"/>
          <w:highlight w:val="cyan"/>
          <w:u w:val="single"/>
        </w:rPr>
        <w:t>movements</w:t>
      </w:r>
      <w:r w:rsidRPr="00A9291C">
        <w:rPr>
          <w:rFonts w:eastAsia="Aptos"/>
          <w:u w:val="single"/>
        </w:rPr>
        <w:t xml:space="preserve"> alike </w:t>
      </w:r>
      <w:r w:rsidRPr="00A9291C">
        <w:rPr>
          <w:rFonts w:eastAsia="Aptos"/>
          <w:highlight w:val="cyan"/>
          <w:u w:val="single"/>
        </w:rPr>
        <w:t>to</w:t>
      </w:r>
      <w:r w:rsidRPr="00A9291C">
        <w:rPr>
          <w:rFonts w:eastAsia="Aptos"/>
          <w:u w:val="single"/>
        </w:rPr>
        <w:t xml:space="preserve"> legitimate their cause and </w:t>
      </w:r>
      <w:r w:rsidRPr="00A9291C">
        <w:rPr>
          <w:rFonts w:eastAsia="Aptos"/>
          <w:highlight w:val="cyan"/>
          <w:u w:val="single"/>
        </w:rPr>
        <w:t>motivate their followers</w:t>
      </w:r>
      <w:r w:rsidRPr="00A9291C">
        <w:rPr>
          <w:rFonts w:eastAsia="Aptos"/>
          <w:sz w:val="12"/>
        </w:rPr>
        <w:t xml:space="preserve">. The Afghan Mujahiddin, the Taliban and the Northern Alliance, have waged a jihad in Afghanistan against foreign powers and among themselves; Muslims in Kashmir, Chechnya, Daghestan and the southern Philippines, Bosnia and Kosovo have fashioned their struggles as jihads; Hizbollah, HAMAS, and Islamic Jihad Palestine have characterized war with Israel as a jihad; Algeria’s Armed Islamic Group has engaged in a jihad of terror against the government there and Osama Bin Laden and al-Qaeda have waged a global jihad against Muslim governments and the West. </w:t>
      </w:r>
      <w:r w:rsidRPr="00A9291C">
        <w:rPr>
          <w:rFonts w:eastAsia="Aptos"/>
          <w:u w:val="single"/>
        </w:rPr>
        <w:t xml:space="preserve">The importance of </w:t>
      </w:r>
      <w:r w:rsidRPr="00A9291C">
        <w:rPr>
          <w:rFonts w:eastAsia="Aptos"/>
          <w:highlight w:val="cyan"/>
          <w:u w:val="single"/>
        </w:rPr>
        <w:t>jihad</w:t>
      </w:r>
      <w:r w:rsidRPr="00A9291C">
        <w:rPr>
          <w:rFonts w:eastAsia="Aptos"/>
          <w:u w:val="single"/>
        </w:rPr>
        <w:t xml:space="preserve"> is rooted in the Quran’s command to “struggle or exert” (the literal meaning of the word jihad) oneself in the path of God. The Quranic teachings have been of </w:t>
      </w:r>
      <w:r w:rsidRPr="00A9291C">
        <w:rPr>
          <w:rFonts w:eastAsia="Aptos"/>
          <w:highlight w:val="cyan"/>
          <w:u w:val="single"/>
        </w:rPr>
        <w:t>essential</w:t>
      </w:r>
      <w:r w:rsidRPr="00A9291C">
        <w:rPr>
          <w:rFonts w:eastAsia="Aptos"/>
          <w:u w:val="single"/>
        </w:rPr>
        <w:t xml:space="preserve"> significance </w:t>
      </w:r>
      <w:r w:rsidRPr="00A9291C">
        <w:rPr>
          <w:rFonts w:eastAsia="Aptos"/>
          <w:highlight w:val="cyan"/>
          <w:u w:val="single"/>
        </w:rPr>
        <w:t>to Muslim</w:t>
      </w:r>
      <w:r w:rsidRPr="00A9291C">
        <w:rPr>
          <w:rFonts w:eastAsia="Aptos"/>
          <w:u w:val="single"/>
        </w:rPr>
        <w:t xml:space="preserve"> self </w:t>
      </w:r>
      <w:r w:rsidRPr="00A9291C">
        <w:rPr>
          <w:rFonts w:eastAsia="Aptos"/>
          <w:highlight w:val="cyan"/>
          <w:u w:val="single"/>
        </w:rPr>
        <w:t>understanding</w:t>
      </w:r>
      <w:r w:rsidRPr="00A9291C">
        <w:rPr>
          <w:rFonts w:eastAsia="Aptos"/>
          <w:u w:val="single"/>
        </w:rPr>
        <w:t>, piety, mobilization, expansion and defense</w:t>
      </w:r>
      <w:r w:rsidRPr="00A9291C">
        <w:rPr>
          <w:rFonts w:eastAsia="Aptos"/>
          <w:sz w:val="12"/>
        </w:rPr>
        <w:t xml:space="preserve">. Jihad as struggle pertains to the difficulty and complexity of living a good life: struggling against the evil in oneself – to be virtuous and moral, making a serious effort to do good works and help to reform society. </w:t>
      </w:r>
      <w:r w:rsidRPr="00A9291C">
        <w:rPr>
          <w:rFonts w:eastAsia="Aptos"/>
          <w:u w:val="single"/>
        </w:rPr>
        <w:t xml:space="preserve">Depending on the circumstances in which one lives, </w:t>
      </w:r>
      <w:r w:rsidRPr="00A9291C">
        <w:rPr>
          <w:rFonts w:eastAsia="Aptos"/>
          <w:highlight w:val="cyan"/>
          <w:u w:val="single"/>
        </w:rPr>
        <w:t>it</w:t>
      </w:r>
      <w:r w:rsidRPr="00A9291C">
        <w:rPr>
          <w:rFonts w:eastAsia="Aptos"/>
          <w:u w:val="single"/>
        </w:rPr>
        <w:t xml:space="preserve"> also can </w:t>
      </w:r>
      <w:r w:rsidRPr="00A9291C">
        <w:rPr>
          <w:rFonts w:eastAsia="Aptos"/>
          <w:highlight w:val="cyan"/>
          <w:u w:val="single"/>
        </w:rPr>
        <w:t>mean fighting injustice and oppression, spreading and defending</w:t>
      </w:r>
      <w:r w:rsidRPr="00A9291C">
        <w:rPr>
          <w:rFonts w:eastAsia="Aptos"/>
          <w:u w:val="single"/>
        </w:rPr>
        <w:t xml:space="preserve"> </w:t>
      </w:r>
      <w:r w:rsidRPr="00A9291C">
        <w:rPr>
          <w:rFonts w:eastAsia="Aptos"/>
          <w:highlight w:val="cyan"/>
          <w:u w:val="single"/>
        </w:rPr>
        <w:t>Islam and creating</w:t>
      </w:r>
      <w:r w:rsidRPr="00A9291C">
        <w:rPr>
          <w:rFonts w:eastAsia="Aptos"/>
          <w:u w:val="single"/>
        </w:rPr>
        <w:t xml:space="preserve"> a </w:t>
      </w:r>
      <w:r w:rsidRPr="00A9291C">
        <w:rPr>
          <w:rFonts w:eastAsia="Aptos"/>
          <w:highlight w:val="cyan"/>
          <w:u w:val="single"/>
        </w:rPr>
        <w:t>just society</w:t>
      </w:r>
      <w:r w:rsidRPr="00A9291C">
        <w:rPr>
          <w:rFonts w:eastAsia="Aptos"/>
          <w:u w:val="single"/>
        </w:rPr>
        <w:t xml:space="preserve"> through preaching, teaching and, if necessary, armed struggle or holy war.</w:t>
      </w:r>
      <w:r w:rsidRPr="00A9291C">
        <w:rPr>
          <w:rFonts w:eastAsia="Aptos"/>
          <w:sz w:val="12"/>
        </w:rPr>
        <w:t xml:space="preserve"> The two broad meanings of jihad, non-violent and violent, are contrasted in a well-known Prophetic tradition. Muslim tradition reports that, when Muhammad returned from battle, he told his followers “</w:t>
      </w:r>
      <w:r w:rsidRPr="00A9291C">
        <w:rPr>
          <w:rFonts w:eastAsia="Aptos"/>
          <w:u w:val="single"/>
        </w:rPr>
        <w:t>We return from the lesser jihad to the greater jihad.” The greater jihad is the more difficult and more important struggle against one’s ego, selfishness, greed, and evil. Jihad is a concept with multiple meanings, used and abused throughout Islamic history</w:t>
      </w:r>
      <w:r w:rsidRPr="00A9291C">
        <w:rPr>
          <w:rFonts w:eastAsia="Aptos"/>
          <w:sz w:val="12"/>
        </w:rPr>
        <w:t xml:space="preserve">. Although it has always been an important part of the Islamic tradition, in recent years some Muslims have maintained that jihad is a universal religious obligation for all true Muslims to join the jihad to promote a global Islamic revolution. If jihad has so many meanings, how are they to be understood? Which interpretations are correct? Which of </w:t>
      </w:r>
      <w:r w:rsidRPr="00A9291C">
        <w:rPr>
          <w:rFonts w:eastAsia="Aptos"/>
          <w:u w:val="single"/>
        </w:rPr>
        <w:t>the meanings promote positive improvements and reforms</w:t>
      </w:r>
      <w:r w:rsidRPr="00A9291C">
        <w:rPr>
          <w:rFonts w:eastAsia="Aptos"/>
          <w:sz w:val="12"/>
        </w:rPr>
        <w:t xml:space="preserve"> and which have been exploited to justify extremism and terrorism? These questions are not new – they have been debated by Muslims throughout the ages. Like all scriptures, Islamic sacred texts must be read within the social and political contexts in which they were revealed. It is not surprising that the Quran, like the Hebrew Scriptures or Old Testament, has verses that address fighting and the conduct of war. The world of the Old Testament like that of the Quran (and indeed of medieval Europe) was often a world of tribal raiding and warfare, of conquest and booty, in which fighting and warfare was also the primary means of guaranteeing </w:t>
      </w:r>
      <w:proofErr w:type="gramStart"/>
      <w:r w:rsidRPr="00A9291C">
        <w:rPr>
          <w:rFonts w:eastAsia="Aptos"/>
          <w:sz w:val="12"/>
        </w:rPr>
        <w:t>the security</w:t>
      </w:r>
      <w:proofErr w:type="gramEnd"/>
      <w:r w:rsidRPr="00A9291C">
        <w:rPr>
          <w:rFonts w:eastAsia="Aptos"/>
          <w:sz w:val="12"/>
        </w:rPr>
        <w:t xml:space="preserve"> and freedom. </w:t>
      </w:r>
    </w:p>
    <w:p w14:paraId="0B25F845" w14:textId="77777777" w:rsidR="00A9291C" w:rsidRPr="00A9291C" w:rsidRDefault="00A9291C" w:rsidP="00A9291C">
      <w:pPr>
        <w:keepNext/>
        <w:keepLines/>
        <w:pageBreakBefore/>
        <w:spacing w:before="40" w:after="0"/>
        <w:jc w:val="center"/>
        <w:outlineLvl w:val="2"/>
        <w:rPr>
          <w:rFonts w:eastAsia="Times New Roman" w:cs="Times New Roman"/>
          <w:b/>
          <w:sz w:val="32"/>
          <w:u w:val="single"/>
        </w:rPr>
      </w:pPr>
      <w:r w:rsidRPr="00A9291C">
        <w:rPr>
          <w:rFonts w:eastAsia="Times New Roman" w:cs="Times New Roman"/>
          <w:b/>
          <w:sz w:val="32"/>
          <w:u w:val="single"/>
        </w:rPr>
        <w:t>1NC---OFF</w:t>
      </w:r>
    </w:p>
    <w:p w14:paraId="4AB2356C" w14:textId="77777777" w:rsidR="00A9291C" w:rsidRPr="00A9291C" w:rsidRDefault="00A9291C" w:rsidP="00A9291C">
      <w:pPr>
        <w:rPr>
          <w:rFonts w:eastAsia="Aptos"/>
        </w:rPr>
      </w:pPr>
      <w:r w:rsidRPr="00A9291C">
        <w:rPr>
          <w:rFonts w:eastAsia="Aptos"/>
        </w:rPr>
        <w:t xml:space="preserve">Strategic Autonomy DA. </w:t>
      </w:r>
    </w:p>
    <w:p w14:paraId="31B85F94" w14:textId="77777777" w:rsidR="00A9291C" w:rsidRPr="00A9291C" w:rsidRDefault="00A9291C" w:rsidP="00A9291C">
      <w:pPr>
        <w:keepNext/>
        <w:keepLines/>
        <w:spacing w:before="40" w:after="0"/>
        <w:outlineLvl w:val="3"/>
        <w:rPr>
          <w:rFonts w:eastAsia="Times New Roman" w:cs="Times New Roman"/>
          <w:b/>
          <w:iCs/>
          <w:sz w:val="26"/>
        </w:rPr>
      </w:pPr>
      <w:r w:rsidRPr="00A9291C">
        <w:rPr>
          <w:rFonts w:eastAsia="Times New Roman" w:cs="Times New Roman"/>
          <w:b/>
          <w:iCs/>
          <w:sz w:val="26"/>
        </w:rPr>
        <w:t xml:space="preserve">Geopolitical instability brought on by faltering US Arctic security is fueling </w:t>
      </w:r>
      <w:r w:rsidRPr="00A9291C">
        <w:rPr>
          <w:rFonts w:eastAsia="Times New Roman" w:cs="Times New Roman"/>
          <w:b/>
          <w:iCs/>
          <w:sz w:val="26"/>
          <w:u w:val="single"/>
        </w:rPr>
        <w:t>European strategic autonomy</w:t>
      </w:r>
      <w:r w:rsidRPr="00A9291C">
        <w:rPr>
          <w:rFonts w:eastAsia="Times New Roman" w:cs="Times New Roman"/>
          <w:b/>
          <w:iCs/>
          <w:sz w:val="26"/>
        </w:rPr>
        <w:t xml:space="preserve">. The plan </w:t>
      </w:r>
      <w:r w:rsidRPr="00A9291C">
        <w:rPr>
          <w:rFonts w:eastAsia="Times New Roman" w:cs="Times New Roman"/>
          <w:b/>
          <w:iCs/>
          <w:sz w:val="26"/>
          <w:u w:val="single"/>
        </w:rPr>
        <w:t>undermines</w:t>
      </w:r>
      <w:r w:rsidRPr="00A9291C">
        <w:rPr>
          <w:rFonts w:eastAsia="Times New Roman" w:cs="Times New Roman"/>
          <w:b/>
          <w:iCs/>
          <w:sz w:val="26"/>
        </w:rPr>
        <w:t xml:space="preserve"> the transition.</w:t>
      </w:r>
    </w:p>
    <w:p w14:paraId="09378776" w14:textId="77777777" w:rsidR="00A9291C" w:rsidRPr="00A9291C" w:rsidRDefault="00A9291C" w:rsidP="00A9291C">
      <w:pPr>
        <w:rPr>
          <w:rFonts w:eastAsia="Aptos"/>
        </w:rPr>
      </w:pPr>
      <w:r w:rsidRPr="00A9291C">
        <w:rPr>
          <w:rFonts w:eastAsia="Aptos"/>
        </w:rPr>
        <w:t xml:space="preserve">Michael </w:t>
      </w:r>
      <w:r w:rsidRPr="00A9291C">
        <w:rPr>
          <w:rFonts w:eastAsia="Aptos"/>
          <w:b/>
          <w:bCs/>
          <w:sz w:val="26"/>
        </w:rPr>
        <w:t>Wegner 8-6</w:t>
      </w:r>
      <w:r w:rsidRPr="00A9291C">
        <w:rPr>
          <w:rFonts w:eastAsia="Aptos"/>
        </w:rPr>
        <w:t xml:space="preserve">, co-founder &amp; CEO, Polar Journal, PhD, Fish Health, University of Basel, "A Shifting High North Drives Europe to Rebuild Arctic Security," </w:t>
      </w:r>
      <w:r w:rsidRPr="00A9291C">
        <w:rPr>
          <w:rFonts w:eastAsia="Aptos"/>
          <w:i/>
          <w:iCs/>
        </w:rPr>
        <w:t>Polar Journal</w:t>
      </w:r>
      <w:r w:rsidRPr="00A9291C">
        <w:rPr>
          <w:rFonts w:eastAsia="Aptos"/>
        </w:rPr>
        <w:t xml:space="preserve">, August 6, </w:t>
      </w:r>
      <w:proofErr w:type="gramStart"/>
      <w:r w:rsidRPr="00A9291C">
        <w:rPr>
          <w:rFonts w:eastAsia="Aptos"/>
        </w:rPr>
        <w:t>2025</w:t>
      </w:r>
      <w:proofErr w:type="gramEnd"/>
      <w:r w:rsidRPr="00A9291C">
        <w:rPr>
          <w:rFonts w:eastAsia="Aptos"/>
        </w:rPr>
        <w:t xml:space="preserve"> https://polarjournal.net/a-shifting-high-north-drives-europe-to-rebuild-arctic-security/</w:t>
      </w:r>
    </w:p>
    <w:p w14:paraId="3254736A" w14:textId="77777777" w:rsidR="00A9291C" w:rsidRPr="00A9291C" w:rsidRDefault="00A9291C" w:rsidP="00A9291C">
      <w:pPr>
        <w:rPr>
          <w:rFonts w:eastAsia="Aptos"/>
          <w:u w:val="single"/>
        </w:rPr>
      </w:pPr>
      <w:r w:rsidRPr="00A9291C">
        <w:rPr>
          <w:rFonts w:eastAsia="Aptos"/>
          <w:sz w:val="16"/>
        </w:rPr>
        <w:t xml:space="preserve">As the ice melts, a new </w:t>
      </w:r>
      <w:r w:rsidRPr="00A9291C">
        <w:rPr>
          <w:rFonts w:eastAsia="Aptos"/>
          <w:u w:val="single"/>
        </w:rPr>
        <w:t>geopolitical reality is dawning in the High North</w:t>
      </w:r>
      <w:r w:rsidRPr="00A9291C">
        <w:rPr>
          <w:rFonts w:eastAsia="Aptos"/>
          <w:sz w:val="16"/>
        </w:rPr>
        <w:t xml:space="preserve">. The long-held dream of the </w:t>
      </w:r>
      <w:r w:rsidRPr="00A9291C">
        <w:rPr>
          <w:rFonts w:eastAsia="Aptos"/>
          <w:highlight w:val="cyan"/>
          <w:u w:val="single"/>
        </w:rPr>
        <w:t>Arctic</w:t>
      </w:r>
      <w:r w:rsidRPr="00A9291C">
        <w:rPr>
          <w:rFonts w:eastAsia="Aptos"/>
          <w:sz w:val="16"/>
        </w:rPr>
        <w:t xml:space="preserve"> as a zone of exceptional peace has shattered, </w:t>
      </w:r>
      <w:r w:rsidRPr="00A9291C">
        <w:rPr>
          <w:rFonts w:eastAsia="Aptos"/>
          <w:u w:val="single"/>
        </w:rPr>
        <w:t>replaced by</w:t>
      </w:r>
      <w:r w:rsidRPr="00A9291C">
        <w:rPr>
          <w:rFonts w:eastAsia="Aptos"/>
          <w:sz w:val="16"/>
        </w:rPr>
        <w:t xml:space="preserve"> a tense landscape of </w:t>
      </w:r>
      <w:r w:rsidRPr="00A9291C">
        <w:rPr>
          <w:rFonts w:eastAsia="Aptos"/>
          <w:b/>
          <w:iCs/>
          <w:u w:val="single"/>
        </w:rPr>
        <w:t xml:space="preserve">strategic </w:t>
      </w:r>
      <w:r w:rsidRPr="00A9291C">
        <w:rPr>
          <w:rFonts w:eastAsia="Aptos"/>
          <w:b/>
          <w:iCs/>
          <w:highlight w:val="cyan"/>
          <w:u w:val="single"/>
        </w:rPr>
        <w:t>competition</w:t>
      </w:r>
      <w:r w:rsidRPr="00A9291C">
        <w:rPr>
          <w:rFonts w:eastAsia="Aptos"/>
          <w:sz w:val="16"/>
        </w:rPr>
        <w:t>.</w:t>
      </w:r>
      <w:r w:rsidRPr="00A9291C">
        <w:rPr>
          <w:rFonts w:eastAsia="Aptos"/>
          <w:u w:val="single"/>
        </w:rPr>
        <w:t xml:space="preserve"> In response, </w:t>
      </w:r>
      <w:r w:rsidRPr="00A9291C">
        <w:rPr>
          <w:rFonts w:eastAsia="Aptos"/>
          <w:highlight w:val="cyan"/>
          <w:u w:val="single"/>
        </w:rPr>
        <w:t>European nations</w:t>
      </w:r>
      <w:r w:rsidRPr="00A9291C">
        <w:rPr>
          <w:rFonts w:eastAsia="Aptos"/>
          <w:u w:val="single"/>
        </w:rPr>
        <w:t xml:space="preserve"> are rapidly </w:t>
      </w:r>
      <w:r w:rsidRPr="00A9291C">
        <w:rPr>
          <w:rFonts w:eastAsia="Aptos"/>
          <w:b/>
          <w:iCs/>
          <w:u w:val="single"/>
        </w:rPr>
        <w:t>pivoting</w:t>
      </w:r>
      <w:r w:rsidRPr="00A9291C">
        <w:rPr>
          <w:rFonts w:eastAsia="Aptos"/>
          <w:u w:val="single"/>
        </w:rPr>
        <w:t xml:space="preserve">, </w:t>
      </w:r>
      <w:r w:rsidRPr="00A9291C">
        <w:rPr>
          <w:rFonts w:eastAsia="Aptos"/>
          <w:b/>
          <w:iCs/>
          <w:highlight w:val="cyan"/>
          <w:u w:val="single"/>
        </w:rPr>
        <w:t>reinforcing</w:t>
      </w:r>
      <w:r w:rsidRPr="00A9291C">
        <w:rPr>
          <w:rFonts w:eastAsia="Aptos"/>
          <w:u w:val="single"/>
        </w:rPr>
        <w:t xml:space="preserve"> their </w:t>
      </w:r>
      <w:r w:rsidRPr="00A9291C">
        <w:rPr>
          <w:rFonts w:eastAsia="Aptos"/>
          <w:b/>
          <w:iCs/>
          <w:highlight w:val="cyan"/>
          <w:u w:val="single"/>
        </w:rPr>
        <w:t>military presence</w:t>
      </w:r>
      <w:r w:rsidRPr="00A9291C">
        <w:rPr>
          <w:rFonts w:eastAsia="Aptos"/>
          <w:u w:val="single"/>
        </w:rPr>
        <w:t xml:space="preserve"> and </w:t>
      </w:r>
      <w:r w:rsidRPr="00A9291C">
        <w:rPr>
          <w:rFonts w:eastAsia="Aptos"/>
          <w:highlight w:val="cyan"/>
          <w:u w:val="single"/>
        </w:rPr>
        <w:t xml:space="preserve">forging </w:t>
      </w:r>
      <w:r w:rsidRPr="00A9291C">
        <w:rPr>
          <w:rFonts w:eastAsia="Aptos"/>
          <w:b/>
          <w:iCs/>
          <w:u w:val="single"/>
        </w:rPr>
        <w:t xml:space="preserve">new </w:t>
      </w:r>
      <w:r w:rsidRPr="00A9291C">
        <w:rPr>
          <w:rFonts w:eastAsia="Aptos"/>
          <w:b/>
          <w:iCs/>
          <w:highlight w:val="cyan"/>
          <w:u w:val="single"/>
        </w:rPr>
        <w:t>alliances</w:t>
      </w:r>
      <w:r w:rsidRPr="00A9291C">
        <w:rPr>
          <w:rFonts w:eastAsia="Aptos"/>
          <w:u w:val="single"/>
        </w:rPr>
        <w:t xml:space="preserve"> in a </w:t>
      </w:r>
      <w:r w:rsidRPr="00A9291C">
        <w:rPr>
          <w:rFonts w:eastAsia="Aptos"/>
          <w:b/>
          <w:iCs/>
          <w:u w:val="single"/>
        </w:rPr>
        <w:t>high-stakes effort</w:t>
      </w:r>
      <w:r w:rsidRPr="00A9291C">
        <w:rPr>
          <w:rFonts w:eastAsia="Aptos"/>
          <w:u w:val="single"/>
        </w:rPr>
        <w:t xml:space="preserve"> to secure a region </w:t>
      </w:r>
      <w:r w:rsidRPr="00A9291C">
        <w:rPr>
          <w:rFonts w:eastAsia="Aptos"/>
          <w:highlight w:val="cyan"/>
          <w:u w:val="single"/>
        </w:rPr>
        <w:t>critical to</w:t>
      </w:r>
      <w:r w:rsidRPr="00A9291C">
        <w:rPr>
          <w:rFonts w:eastAsia="Aptos"/>
          <w:u w:val="single"/>
        </w:rPr>
        <w:t xml:space="preserve"> </w:t>
      </w:r>
      <w:r w:rsidRPr="00A9291C">
        <w:rPr>
          <w:rFonts w:eastAsia="Aptos"/>
          <w:b/>
          <w:iCs/>
          <w:u w:val="single"/>
        </w:rPr>
        <w:t xml:space="preserve">global </w:t>
      </w:r>
      <w:r w:rsidRPr="00A9291C">
        <w:rPr>
          <w:rFonts w:eastAsia="Aptos"/>
          <w:b/>
          <w:iCs/>
          <w:highlight w:val="cyan"/>
          <w:u w:val="single"/>
        </w:rPr>
        <w:t>stability</w:t>
      </w:r>
      <w:r w:rsidRPr="00A9291C">
        <w:rPr>
          <w:rFonts w:eastAsia="Aptos"/>
          <w:u w:val="single"/>
        </w:rPr>
        <w:t xml:space="preserve"> and their own future.</w:t>
      </w:r>
    </w:p>
    <w:p w14:paraId="6CDC702A" w14:textId="77777777" w:rsidR="00A9291C" w:rsidRPr="00A9291C" w:rsidRDefault="00A9291C" w:rsidP="00A9291C">
      <w:pPr>
        <w:rPr>
          <w:rFonts w:eastAsia="Aptos"/>
          <w:sz w:val="16"/>
        </w:rPr>
      </w:pPr>
      <w:r w:rsidRPr="00A9291C">
        <w:rPr>
          <w:rFonts w:eastAsia="Aptos"/>
          <w:sz w:val="16"/>
        </w:rPr>
        <w:t>For almost 30 years, the Arctic Council was the symbol of “Arctic Exception”. Image: Arctic Council</w:t>
      </w:r>
    </w:p>
    <w:p w14:paraId="5FC7E01C" w14:textId="77777777" w:rsidR="00A9291C" w:rsidRPr="00A9291C" w:rsidRDefault="00A9291C" w:rsidP="00A9291C">
      <w:pPr>
        <w:rPr>
          <w:rFonts w:eastAsia="Aptos"/>
          <w:sz w:val="16"/>
        </w:rPr>
      </w:pPr>
      <w:r w:rsidRPr="00A9291C">
        <w:rPr>
          <w:rFonts w:eastAsia="Aptos"/>
          <w:sz w:val="16"/>
        </w:rPr>
        <w:t xml:space="preserve">The long-held view of the Arctic as a unique zone of peace has come to a halt, replaced by a tense new era of </w:t>
      </w:r>
      <w:r w:rsidRPr="00A9291C">
        <w:rPr>
          <w:rFonts w:eastAsia="Aptos"/>
          <w:u w:val="single"/>
        </w:rPr>
        <w:t>strategic competition</w:t>
      </w:r>
      <w:r w:rsidRPr="00A9291C">
        <w:rPr>
          <w:rFonts w:eastAsia="Aptos"/>
          <w:sz w:val="16"/>
        </w:rPr>
        <w:t xml:space="preserve">. This shift </w:t>
      </w:r>
      <w:r w:rsidRPr="00A9291C">
        <w:rPr>
          <w:rFonts w:eastAsia="Aptos"/>
          <w:u w:val="single"/>
        </w:rPr>
        <w:t>is driven by a trio of powerful factors</w:t>
      </w:r>
      <w:r w:rsidRPr="00A9291C">
        <w:rPr>
          <w:rFonts w:eastAsia="Aptos"/>
          <w:sz w:val="16"/>
        </w:rPr>
        <w:t xml:space="preserve">: </w:t>
      </w:r>
      <w:r w:rsidRPr="00A9291C">
        <w:rPr>
          <w:rFonts w:eastAsia="Aptos"/>
          <w:u w:val="single"/>
        </w:rPr>
        <w:t>Russia’s full-scale invasion of Ukraine and the subsequent reduction of influence of the Arctic Council; the growing ambitions of China, with its self-declared “near-Arctic state” status and “Polar Silk Road” initiative; and the accelerating pace of climate change, which is opening new sea routes and access to resources, fueling economic and military rivalry</w:t>
      </w:r>
      <w:r w:rsidRPr="00A9291C">
        <w:rPr>
          <w:rFonts w:eastAsia="Aptos"/>
          <w:sz w:val="16"/>
        </w:rPr>
        <w:t>.</w:t>
      </w:r>
    </w:p>
    <w:p w14:paraId="11ED7EE5" w14:textId="77777777" w:rsidR="00A9291C" w:rsidRPr="00A9291C" w:rsidRDefault="00A9291C" w:rsidP="00A9291C">
      <w:pPr>
        <w:rPr>
          <w:rFonts w:eastAsia="Aptos"/>
          <w:sz w:val="16"/>
        </w:rPr>
      </w:pPr>
      <w:r w:rsidRPr="00A9291C">
        <w:rPr>
          <w:rFonts w:eastAsia="Aptos"/>
          <w:u w:val="single"/>
        </w:rPr>
        <w:t xml:space="preserve">Faced with this transformed landscape, a </w:t>
      </w:r>
      <w:r w:rsidRPr="00A9291C">
        <w:rPr>
          <w:rFonts w:eastAsia="Aptos"/>
          <w:b/>
          <w:iCs/>
          <w:u w:val="single"/>
        </w:rPr>
        <w:t>powerful</w:t>
      </w:r>
      <w:r w:rsidRPr="00A9291C">
        <w:rPr>
          <w:rFonts w:eastAsia="Aptos"/>
          <w:u w:val="single"/>
        </w:rPr>
        <w:t xml:space="preserve"> and </w:t>
      </w:r>
      <w:r w:rsidRPr="00A9291C">
        <w:rPr>
          <w:rFonts w:eastAsia="Aptos"/>
          <w:b/>
          <w:iCs/>
          <w:highlight w:val="cyan"/>
          <w:u w:val="single"/>
        </w:rPr>
        <w:t>coordinated response</w:t>
      </w:r>
      <w:r w:rsidRPr="00A9291C">
        <w:rPr>
          <w:rFonts w:eastAsia="Aptos"/>
          <w:u w:val="single"/>
        </w:rPr>
        <w:t xml:space="preserve"> is being </w:t>
      </w:r>
      <w:r w:rsidRPr="00A9291C">
        <w:rPr>
          <w:rFonts w:eastAsia="Aptos"/>
          <w:highlight w:val="cyan"/>
          <w:u w:val="single"/>
        </w:rPr>
        <w:t>built across Europe</w:t>
      </w:r>
      <w:r w:rsidRPr="00A9291C">
        <w:rPr>
          <w:rFonts w:eastAsia="Aptos"/>
          <w:u w:val="single"/>
        </w:rPr>
        <w:t xml:space="preserve">. Nations are moving in concert to </w:t>
      </w:r>
      <w:r w:rsidRPr="00A9291C">
        <w:rPr>
          <w:rFonts w:eastAsia="Aptos"/>
          <w:highlight w:val="cyan"/>
          <w:u w:val="single"/>
        </w:rPr>
        <w:t>adapt to</w:t>
      </w:r>
      <w:r w:rsidRPr="00A9291C">
        <w:rPr>
          <w:rFonts w:eastAsia="Aptos"/>
          <w:u w:val="single"/>
        </w:rPr>
        <w:t xml:space="preserve"> the </w:t>
      </w:r>
      <w:r w:rsidRPr="00A9291C">
        <w:rPr>
          <w:rFonts w:eastAsia="Aptos"/>
          <w:highlight w:val="cyan"/>
          <w:u w:val="single"/>
        </w:rPr>
        <w:t xml:space="preserve">new </w:t>
      </w:r>
      <w:r w:rsidRPr="00A9291C">
        <w:rPr>
          <w:rFonts w:eastAsia="Aptos"/>
          <w:b/>
          <w:iCs/>
          <w:highlight w:val="cyan"/>
          <w:u w:val="single"/>
        </w:rPr>
        <w:t>security paradigm</w:t>
      </w:r>
      <w:r w:rsidRPr="00A9291C">
        <w:rPr>
          <w:rFonts w:eastAsia="Aptos"/>
          <w:sz w:val="16"/>
        </w:rPr>
        <w:t>. In a clear signal of this shift, seven of the eight Arctic states are now members of NATO following the historic accession of Finland and Sweden, fundamentally altering the security architecture of the High North.</w:t>
      </w:r>
    </w:p>
    <w:p w14:paraId="5F29E02C" w14:textId="77777777" w:rsidR="00A9291C" w:rsidRPr="00A9291C" w:rsidRDefault="00A9291C" w:rsidP="00A9291C">
      <w:pPr>
        <w:rPr>
          <w:rFonts w:eastAsia="Aptos"/>
          <w:b/>
          <w:iCs/>
          <w:u w:val="single"/>
        </w:rPr>
      </w:pPr>
      <w:bookmarkStart w:id="0" w:name="_Hlk208069210"/>
      <w:r w:rsidRPr="00A9291C">
        <w:rPr>
          <w:rFonts w:eastAsia="Aptos"/>
          <w:u w:val="single"/>
        </w:rPr>
        <w:t xml:space="preserve">A </w:t>
      </w:r>
      <w:r w:rsidRPr="00A9291C">
        <w:rPr>
          <w:rFonts w:eastAsia="Aptos"/>
          <w:b/>
          <w:iCs/>
          <w:highlight w:val="cyan"/>
          <w:u w:val="single"/>
        </w:rPr>
        <w:t>Continent-Wide Pivot</w:t>
      </w:r>
      <w:r w:rsidRPr="00A9291C">
        <w:rPr>
          <w:rFonts w:eastAsia="Aptos"/>
          <w:u w:val="single"/>
        </w:rPr>
        <w:t xml:space="preserve"> to the </w:t>
      </w:r>
      <w:r w:rsidRPr="00A9291C">
        <w:rPr>
          <w:rFonts w:eastAsia="Aptos"/>
          <w:b/>
          <w:iCs/>
          <w:u w:val="single"/>
        </w:rPr>
        <w:t>High North</w:t>
      </w:r>
    </w:p>
    <w:p w14:paraId="6489CEAD" w14:textId="77777777" w:rsidR="00A9291C" w:rsidRPr="00A9291C" w:rsidRDefault="00A9291C" w:rsidP="00A9291C">
      <w:pPr>
        <w:rPr>
          <w:rFonts w:eastAsia="Aptos"/>
          <w:sz w:val="16"/>
        </w:rPr>
      </w:pPr>
      <w:r w:rsidRPr="00A9291C">
        <w:rPr>
          <w:rFonts w:eastAsia="Aptos"/>
          <w:u w:val="single"/>
        </w:rPr>
        <w:t>Frontline Arctic states are leading the charge</w:t>
      </w:r>
      <w:r w:rsidRPr="00A9291C">
        <w:rPr>
          <w:rFonts w:eastAsia="Aptos"/>
          <w:sz w:val="16"/>
        </w:rPr>
        <w:t xml:space="preserve">. To the west, </w:t>
      </w:r>
      <w:r w:rsidRPr="00A9291C">
        <w:rPr>
          <w:rFonts w:eastAsia="Aptos"/>
          <w:b/>
          <w:iCs/>
          <w:highlight w:val="cyan"/>
          <w:u w:val="single"/>
        </w:rPr>
        <w:t>Iceland</w:t>
      </w:r>
      <w:r w:rsidRPr="00A9291C">
        <w:rPr>
          <w:rFonts w:eastAsia="Aptos"/>
          <w:sz w:val="16"/>
        </w:rPr>
        <w:t xml:space="preserve">, a </w:t>
      </w:r>
      <w:r w:rsidRPr="00A9291C">
        <w:rPr>
          <w:rFonts w:eastAsia="Aptos"/>
          <w:highlight w:val="cyan"/>
          <w:u w:val="single"/>
        </w:rPr>
        <w:t xml:space="preserve">critical </w:t>
      </w:r>
      <w:r w:rsidRPr="00A9291C">
        <w:rPr>
          <w:rFonts w:eastAsia="Aptos"/>
          <w:u w:val="single"/>
        </w:rPr>
        <w:t xml:space="preserve">node </w:t>
      </w:r>
      <w:r w:rsidRPr="00A9291C">
        <w:rPr>
          <w:rFonts w:eastAsia="Aptos"/>
          <w:highlight w:val="cyan"/>
          <w:u w:val="single"/>
        </w:rPr>
        <w:t xml:space="preserve">in </w:t>
      </w:r>
      <w:r w:rsidRPr="00A9291C">
        <w:rPr>
          <w:rFonts w:eastAsia="Aptos"/>
          <w:b/>
          <w:iCs/>
          <w:highlight w:val="cyan"/>
          <w:u w:val="single"/>
        </w:rPr>
        <w:t>transatlantic security</w:t>
      </w:r>
      <w:r w:rsidRPr="00A9291C">
        <w:rPr>
          <w:rFonts w:eastAsia="Aptos"/>
          <w:u w:val="single"/>
        </w:rPr>
        <w:t>, is deepening its formal ties</w:t>
      </w:r>
      <w:r w:rsidRPr="00A9291C">
        <w:rPr>
          <w:rFonts w:eastAsia="Aptos"/>
          <w:sz w:val="16"/>
        </w:rPr>
        <w:t xml:space="preserve">. Reykjavik is </w:t>
      </w:r>
      <w:r w:rsidRPr="00A9291C">
        <w:rPr>
          <w:rFonts w:eastAsia="Aptos"/>
          <w:u w:val="single"/>
        </w:rPr>
        <w:t>negotiating</w:t>
      </w:r>
      <w:r w:rsidRPr="00A9291C">
        <w:rPr>
          <w:rFonts w:eastAsia="Aptos"/>
          <w:sz w:val="16"/>
        </w:rPr>
        <w:t xml:space="preserve"> a Security and </w:t>
      </w:r>
      <w:r w:rsidRPr="00A9291C">
        <w:rPr>
          <w:rFonts w:eastAsia="Aptos"/>
          <w:u w:val="single"/>
        </w:rPr>
        <w:t xml:space="preserve">Defence Partnership Agreement with the European Union, a move that will </w:t>
      </w:r>
      <w:r w:rsidRPr="00A9291C">
        <w:rPr>
          <w:rFonts w:eastAsia="Aptos"/>
          <w:b/>
          <w:iCs/>
          <w:highlight w:val="cyan"/>
          <w:u w:val="single"/>
        </w:rPr>
        <w:t>weave it</w:t>
      </w:r>
      <w:r w:rsidRPr="00A9291C">
        <w:rPr>
          <w:rFonts w:eastAsia="Aptos"/>
          <w:b/>
          <w:iCs/>
          <w:u w:val="single"/>
        </w:rPr>
        <w:t xml:space="preserve"> more </w:t>
      </w:r>
      <w:r w:rsidRPr="00A9291C">
        <w:rPr>
          <w:rFonts w:eastAsia="Aptos"/>
          <w:b/>
          <w:iCs/>
          <w:highlight w:val="cyan"/>
          <w:u w:val="single"/>
        </w:rPr>
        <w:t>tightly</w:t>
      </w:r>
      <w:r w:rsidRPr="00A9291C">
        <w:rPr>
          <w:rFonts w:eastAsia="Aptos"/>
          <w:highlight w:val="cyan"/>
          <w:u w:val="single"/>
        </w:rPr>
        <w:t xml:space="preserve"> into Europe’s </w:t>
      </w:r>
      <w:r w:rsidRPr="00A9291C">
        <w:rPr>
          <w:rFonts w:eastAsia="Aptos"/>
          <w:b/>
          <w:iCs/>
          <w:highlight w:val="cyan"/>
          <w:u w:val="single"/>
        </w:rPr>
        <w:t>security fabric</w:t>
      </w:r>
      <w:r w:rsidRPr="00A9291C">
        <w:rPr>
          <w:rFonts w:eastAsia="Aptos"/>
          <w:u w:val="single"/>
        </w:rPr>
        <w:t xml:space="preserve"> with a focus on protecting </w:t>
      </w:r>
      <w:r w:rsidRPr="00A9291C">
        <w:rPr>
          <w:rFonts w:eastAsia="Aptos"/>
          <w:b/>
          <w:iCs/>
          <w:u w:val="single"/>
        </w:rPr>
        <w:t>critical subsea infrastructure</w:t>
      </w:r>
      <w:r w:rsidRPr="00A9291C">
        <w:rPr>
          <w:rFonts w:eastAsia="Aptos"/>
          <w:u w:val="single"/>
        </w:rPr>
        <w:t xml:space="preserve"> and bolstering </w:t>
      </w:r>
      <w:r w:rsidRPr="00A9291C">
        <w:rPr>
          <w:rFonts w:eastAsia="Aptos"/>
          <w:b/>
          <w:iCs/>
          <w:u w:val="single"/>
        </w:rPr>
        <w:t>cyber defenses</w:t>
      </w:r>
      <w:r w:rsidRPr="00A9291C">
        <w:rPr>
          <w:rFonts w:eastAsia="Aptos"/>
          <w:sz w:val="16"/>
        </w:rPr>
        <w:t xml:space="preserve">. The Kingdom of </w:t>
      </w:r>
      <w:r w:rsidRPr="00A9291C">
        <w:rPr>
          <w:rFonts w:eastAsia="Aptos"/>
          <w:b/>
          <w:iCs/>
          <w:highlight w:val="cyan"/>
          <w:u w:val="single"/>
        </w:rPr>
        <w:t>Denmark</w:t>
      </w:r>
      <w:r w:rsidRPr="00A9291C">
        <w:rPr>
          <w:rFonts w:eastAsia="Aptos"/>
          <w:sz w:val="16"/>
        </w:rPr>
        <w:t xml:space="preserve">, which </w:t>
      </w:r>
      <w:r w:rsidRPr="00A9291C">
        <w:rPr>
          <w:rFonts w:eastAsia="Aptos"/>
          <w:u w:val="single"/>
        </w:rPr>
        <w:t xml:space="preserve">includes the vast Arctic territories of Greenland, </w:t>
      </w:r>
      <w:r w:rsidRPr="00A9291C">
        <w:rPr>
          <w:rFonts w:eastAsia="Aptos"/>
          <w:b/>
          <w:iCs/>
          <w:u w:val="single"/>
        </w:rPr>
        <w:t>made its intentions clear</w:t>
      </w:r>
      <w:r w:rsidRPr="00A9291C">
        <w:rPr>
          <w:rFonts w:eastAsia="Aptos"/>
          <w:u w:val="single"/>
        </w:rPr>
        <w:t xml:space="preserve"> with a landmark $2 billion investment to </w:t>
      </w:r>
      <w:r w:rsidRPr="00A9291C">
        <w:rPr>
          <w:rFonts w:eastAsia="Aptos"/>
          <w:b/>
          <w:iCs/>
          <w:highlight w:val="cyan"/>
          <w:u w:val="single"/>
        </w:rPr>
        <w:t>enhance</w:t>
      </w:r>
      <w:r w:rsidRPr="00A9291C">
        <w:rPr>
          <w:rFonts w:eastAsia="Aptos"/>
          <w:b/>
          <w:iCs/>
          <w:u w:val="single"/>
        </w:rPr>
        <w:t xml:space="preserve"> military </w:t>
      </w:r>
      <w:r w:rsidRPr="00A9291C">
        <w:rPr>
          <w:rFonts w:eastAsia="Aptos"/>
          <w:b/>
          <w:iCs/>
          <w:highlight w:val="cyan"/>
          <w:u w:val="single"/>
        </w:rPr>
        <w:t>surveillance</w:t>
      </w:r>
      <w:r w:rsidRPr="00A9291C">
        <w:rPr>
          <w:rFonts w:eastAsia="Aptos"/>
          <w:u w:val="single"/>
        </w:rPr>
        <w:t xml:space="preserve">. </w:t>
      </w:r>
      <w:r w:rsidRPr="00A9291C">
        <w:rPr>
          <w:rFonts w:eastAsia="Aptos"/>
          <w:sz w:val="16"/>
        </w:rPr>
        <w:t>A key part of this is the recent agreement to purchase four long-range MQ-9B SkyGuardian drones, a “game changer” for monitoring the vast northern domains and strengthening both Danish and wider European security. This came as Denmark assumed the chairmanship of the Arctic Council in May 2025, placing it at the heart of regional governance during a critical period.</w:t>
      </w:r>
    </w:p>
    <w:bookmarkEnd w:id="0"/>
    <w:p w14:paraId="15CAA2C2" w14:textId="77777777" w:rsidR="00A9291C" w:rsidRPr="00A9291C" w:rsidRDefault="00A9291C" w:rsidP="00A9291C">
      <w:pPr>
        <w:rPr>
          <w:rFonts w:eastAsia="Aptos"/>
          <w:sz w:val="16"/>
        </w:rPr>
      </w:pPr>
      <w:r w:rsidRPr="00A9291C">
        <w:rPr>
          <w:rFonts w:eastAsia="Aptos"/>
          <w:sz w:val="16"/>
        </w:rPr>
        <w:t>New sisters for HDMS Triton: Denmark will invest approximately €2 billion in Arctic security which will include three new vessel and four surveillance drones. Image: Michael Wenger</w:t>
      </w:r>
    </w:p>
    <w:p w14:paraId="19D2B323" w14:textId="77777777" w:rsidR="00A9291C" w:rsidRPr="00A9291C" w:rsidRDefault="00A9291C" w:rsidP="00A9291C">
      <w:pPr>
        <w:rPr>
          <w:rFonts w:eastAsia="Aptos"/>
          <w:u w:val="single"/>
        </w:rPr>
      </w:pPr>
      <w:r w:rsidRPr="00A9291C">
        <w:rPr>
          <w:rFonts w:eastAsia="Aptos"/>
          <w:sz w:val="16"/>
        </w:rPr>
        <w:t xml:space="preserve">This </w:t>
      </w:r>
      <w:r w:rsidRPr="00A9291C">
        <w:rPr>
          <w:rFonts w:eastAsia="Aptos"/>
          <w:u w:val="single"/>
        </w:rPr>
        <w:t xml:space="preserve">strategic re-evaluation </w:t>
      </w:r>
      <w:r w:rsidRPr="00A9291C">
        <w:rPr>
          <w:rFonts w:eastAsia="Aptos"/>
          <w:highlight w:val="cyan"/>
          <w:u w:val="single"/>
        </w:rPr>
        <w:t>extends</w:t>
      </w:r>
      <w:r w:rsidRPr="00A9291C">
        <w:rPr>
          <w:rFonts w:eastAsia="Aptos"/>
          <w:u w:val="single"/>
        </w:rPr>
        <w:t xml:space="preserve"> far </w:t>
      </w:r>
      <w:r w:rsidRPr="00A9291C">
        <w:rPr>
          <w:rFonts w:eastAsia="Aptos"/>
          <w:b/>
          <w:iCs/>
          <w:highlight w:val="cyan"/>
          <w:u w:val="single"/>
        </w:rPr>
        <w:t xml:space="preserve">beyond </w:t>
      </w:r>
      <w:r w:rsidRPr="00A9291C">
        <w:rPr>
          <w:rFonts w:eastAsia="Aptos"/>
          <w:b/>
          <w:iCs/>
          <w:u w:val="single"/>
        </w:rPr>
        <w:t xml:space="preserve">the </w:t>
      </w:r>
      <w:r w:rsidRPr="00A9291C">
        <w:rPr>
          <w:rFonts w:eastAsia="Aptos"/>
          <w:b/>
          <w:iCs/>
          <w:highlight w:val="cyan"/>
          <w:u w:val="single"/>
        </w:rPr>
        <w:t>Arctic</w:t>
      </w:r>
      <w:r w:rsidRPr="00A9291C">
        <w:rPr>
          <w:rFonts w:eastAsia="Aptos"/>
          <w:b/>
          <w:iCs/>
          <w:u w:val="single"/>
        </w:rPr>
        <w:t xml:space="preserve"> Circle</w:t>
      </w:r>
      <w:r w:rsidRPr="00A9291C">
        <w:rPr>
          <w:rFonts w:eastAsia="Aptos"/>
          <w:u w:val="single"/>
        </w:rPr>
        <w:t xml:space="preserve">, </w:t>
      </w:r>
      <w:r w:rsidRPr="00A9291C">
        <w:rPr>
          <w:rFonts w:eastAsia="Aptos"/>
          <w:highlight w:val="cyan"/>
          <w:u w:val="single"/>
        </w:rPr>
        <w:t xml:space="preserve">creating </w:t>
      </w:r>
      <w:r w:rsidRPr="00A9291C">
        <w:rPr>
          <w:rFonts w:eastAsia="Aptos"/>
          <w:b/>
          <w:iCs/>
          <w:u w:val="single"/>
        </w:rPr>
        <w:t>new</w:t>
      </w:r>
      <w:r w:rsidRPr="00A9291C">
        <w:rPr>
          <w:rFonts w:eastAsia="Aptos"/>
          <w:u w:val="single"/>
        </w:rPr>
        <w:t xml:space="preserve"> and </w:t>
      </w:r>
      <w:r w:rsidRPr="00A9291C">
        <w:rPr>
          <w:rFonts w:eastAsia="Aptos"/>
          <w:b/>
          <w:iCs/>
          <w:highlight w:val="cyan"/>
          <w:u w:val="single"/>
        </w:rPr>
        <w:t>powerful bilateral partnerships</w:t>
      </w:r>
      <w:r w:rsidRPr="00A9291C">
        <w:rPr>
          <w:rFonts w:eastAsia="Aptos"/>
          <w:u w:val="single"/>
        </w:rPr>
        <w:t xml:space="preserve">. Germany and Norway, for instance, have </w:t>
      </w:r>
      <w:r w:rsidRPr="00A9291C">
        <w:rPr>
          <w:rFonts w:eastAsia="Aptos"/>
          <w:b/>
          <w:iCs/>
          <w:u w:val="single"/>
        </w:rPr>
        <w:t>committed</w:t>
      </w:r>
      <w:r w:rsidRPr="00A9291C">
        <w:rPr>
          <w:rFonts w:eastAsia="Aptos"/>
          <w:u w:val="single"/>
        </w:rPr>
        <w:t xml:space="preserve"> to a new standard of </w:t>
      </w:r>
      <w:r w:rsidRPr="00A9291C">
        <w:rPr>
          <w:rFonts w:eastAsia="Aptos"/>
          <w:b/>
          <w:iCs/>
          <w:u w:val="single"/>
        </w:rPr>
        <w:t>strategic alignment</w:t>
      </w:r>
      <w:r w:rsidRPr="00A9291C">
        <w:rPr>
          <w:rFonts w:eastAsia="Aptos"/>
          <w:sz w:val="16"/>
        </w:rPr>
        <w:t xml:space="preserve">. In a recent joint declaration, the two NATO allies </w:t>
      </w:r>
      <w:r w:rsidRPr="00A9291C">
        <w:rPr>
          <w:rFonts w:eastAsia="Aptos"/>
          <w:u w:val="single"/>
        </w:rPr>
        <w:t>announced plans for an integrated operational partnership</w:t>
      </w:r>
      <w:r w:rsidRPr="00A9291C">
        <w:rPr>
          <w:rFonts w:eastAsia="Aptos"/>
          <w:sz w:val="16"/>
        </w:rPr>
        <w:t xml:space="preserve"> in the North Atlantic and North Sea, including enhanced protection of critical underwater infrastructure. Their </w:t>
      </w:r>
      <w:r w:rsidRPr="00A9291C">
        <w:rPr>
          <w:rFonts w:eastAsia="Aptos"/>
          <w:highlight w:val="cyan"/>
          <w:u w:val="single"/>
        </w:rPr>
        <w:t>collaboration</w:t>
      </w:r>
      <w:r w:rsidRPr="00A9291C">
        <w:rPr>
          <w:rFonts w:eastAsia="Aptos"/>
          <w:u w:val="single"/>
        </w:rPr>
        <w:t xml:space="preserve"> on new submarines and missiles is deepening industrial ties and military interchangeability,</w:t>
      </w:r>
      <w:r w:rsidRPr="00A9291C">
        <w:rPr>
          <w:rFonts w:eastAsia="Aptos"/>
          <w:sz w:val="16"/>
        </w:rPr>
        <w:t xml:space="preserve"> </w:t>
      </w:r>
      <w:r w:rsidRPr="00A9291C">
        <w:rPr>
          <w:rFonts w:eastAsia="Aptos"/>
          <w:b/>
          <w:iCs/>
          <w:highlight w:val="cyan"/>
          <w:u w:val="single"/>
        </w:rPr>
        <w:t xml:space="preserve">setting </w:t>
      </w:r>
      <w:r w:rsidRPr="00A9291C">
        <w:rPr>
          <w:rFonts w:eastAsia="Aptos"/>
          <w:b/>
          <w:iCs/>
          <w:u w:val="single"/>
        </w:rPr>
        <w:t xml:space="preserve">a </w:t>
      </w:r>
      <w:r w:rsidRPr="00A9291C">
        <w:rPr>
          <w:rFonts w:eastAsia="Aptos"/>
          <w:b/>
          <w:iCs/>
          <w:highlight w:val="cyan"/>
          <w:u w:val="single"/>
        </w:rPr>
        <w:t>new precedent</w:t>
      </w:r>
      <w:r w:rsidRPr="00A9291C">
        <w:rPr>
          <w:rFonts w:eastAsia="Aptos"/>
          <w:sz w:val="16"/>
        </w:rPr>
        <w:t xml:space="preserve">. This move is </w:t>
      </w:r>
      <w:r w:rsidRPr="00A9291C">
        <w:rPr>
          <w:rFonts w:eastAsia="Aptos"/>
          <w:highlight w:val="cyan"/>
          <w:u w:val="single"/>
        </w:rPr>
        <w:t>mirrored by</w:t>
      </w:r>
      <w:r w:rsidRPr="00A9291C">
        <w:rPr>
          <w:rFonts w:eastAsia="Aptos"/>
          <w:u w:val="single"/>
        </w:rPr>
        <w:t xml:space="preserve"> other major European powers like </w:t>
      </w:r>
      <w:r w:rsidRPr="00A9291C">
        <w:rPr>
          <w:rFonts w:eastAsia="Aptos"/>
          <w:b/>
          <w:iCs/>
          <w:highlight w:val="cyan"/>
          <w:u w:val="single"/>
        </w:rPr>
        <w:t>France</w:t>
      </w:r>
      <w:r w:rsidRPr="00A9291C">
        <w:rPr>
          <w:rFonts w:eastAsia="Aptos"/>
          <w:u w:val="single"/>
        </w:rPr>
        <w:t xml:space="preserve">, which </w:t>
      </w:r>
      <w:r w:rsidRPr="00A9291C">
        <w:rPr>
          <w:rFonts w:eastAsia="Aptos"/>
          <w:highlight w:val="cyan"/>
          <w:u w:val="single"/>
        </w:rPr>
        <w:t>unveiled</w:t>
      </w:r>
      <w:r w:rsidRPr="00A9291C">
        <w:rPr>
          <w:rFonts w:eastAsia="Aptos"/>
          <w:u w:val="single"/>
        </w:rPr>
        <w:t xml:space="preserve"> its own </w:t>
      </w:r>
      <w:r w:rsidRPr="00A9291C">
        <w:rPr>
          <w:rFonts w:eastAsia="Aptos"/>
          <w:b/>
          <w:iCs/>
          <w:u w:val="single"/>
        </w:rPr>
        <w:t xml:space="preserve">ambitious </w:t>
      </w:r>
      <w:r w:rsidRPr="00A9291C">
        <w:rPr>
          <w:rFonts w:eastAsia="Aptos"/>
          <w:b/>
          <w:iCs/>
          <w:highlight w:val="cyan"/>
          <w:u w:val="single"/>
        </w:rPr>
        <w:t>Arctic Defence Strategy</w:t>
      </w:r>
      <w:r w:rsidRPr="00A9291C">
        <w:rPr>
          <w:rFonts w:eastAsia="Aptos"/>
          <w:sz w:val="16"/>
        </w:rPr>
        <w:t xml:space="preserve"> through 2030. Paris also aims to guarantee its freedom of action and protect its national interests by expanding its role in multinational drills, deploying advanced satellite surveillance, and </w:t>
      </w:r>
      <w:r w:rsidRPr="00A9291C">
        <w:rPr>
          <w:rFonts w:eastAsia="Aptos"/>
          <w:b/>
          <w:iCs/>
          <w:u w:val="single"/>
        </w:rPr>
        <w:t>deepening bilateral ties</w:t>
      </w:r>
      <w:r w:rsidRPr="00A9291C">
        <w:rPr>
          <w:rFonts w:eastAsia="Aptos"/>
          <w:u w:val="single"/>
        </w:rPr>
        <w:t xml:space="preserve"> with key Arctic nations.</w:t>
      </w:r>
    </w:p>
    <w:p w14:paraId="432F0435" w14:textId="77777777" w:rsidR="00A9291C" w:rsidRPr="00A9291C" w:rsidRDefault="00A9291C" w:rsidP="00A9291C">
      <w:pPr>
        <w:rPr>
          <w:rFonts w:eastAsia="Aptos"/>
          <w:sz w:val="16"/>
        </w:rPr>
      </w:pPr>
      <w:r w:rsidRPr="00A9291C">
        <w:rPr>
          <w:rFonts w:eastAsia="Aptos"/>
          <w:sz w:val="16"/>
        </w:rPr>
        <w:t>Navigating the American Factor</w:t>
      </w:r>
    </w:p>
    <w:p w14:paraId="7DC12B75" w14:textId="77777777" w:rsidR="00A9291C" w:rsidRPr="00A9291C" w:rsidRDefault="00A9291C" w:rsidP="00A9291C">
      <w:pPr>
        <w:rPr>
          <w:rFonts w:eastAsia="Aptos"/>
          <w:u w:val="single"/>
        </w:rPr>
      </w:pPr>
      <w:r w:rsidRPr="00A9291C">
        <w:rPr>
          <w:rFonts w:eastAsia="Aptos"/>
          <w:sz w:val="16"/>
        </w:rPr>
        <w:t xml:space="preserve">While the </w:t>
      </w:r>
      <w:r w:rsidRPr="00A9291C">
        <w:rPr>
          <w:rFonts w:eastAsia="Aptos"/>
          <w:b/>
          <w:iCs/>
          <w:highlight w:val="cyan"/>
          <w:u w:val="single"/>
        </w:rPr>
        <w:t>U</w:t>
      </w:r>
      <w:r w:rsidRPr="00A9291C">
        <w:rPr>
          <w:rFonts w:eastAsia="Aptos"/>
          <w:u w:val="single"/>
        </w:rPr>
        <w:t xml:space="preserve">nited </w:t>
      </w:r>
      <w:r w:rsidRPr="00A9291C">
        <w:rPr>
          <w:rFonts w:eastAsia="Aptos"/>
          <w:b/>
          <w:iCs/>
          <w:highlight w:val="cyan"/>
          <w:u w:val="single"/>
        </w:rPr>
        <w:t>S</w:t>
      </w:r>
      <w:r w:rsidRPr="00A9291C">
        <w:rPr>
          <w:rFonts w:eastAsia="Aptos"/>
          <w:u w:val="single"/>
        </w:rPr>
        <w:t>tates</w:t>
      </w:r>
      <w:r w:rsidRPr="00A9291C">
        <w:rPr>
          <w:rFonts w:eastAsia="Aptos"/>
          <w:sz w:val="16"/>
        </w:rPr>
        <w:t xml:space="preserve"> remains the </w:t>
      </w:r>
      <w:r w:rsidRPr="00A9291C">
        <w:rPr>
          <w:rFonts w:eastAsia="Aptos"/>
          <w:b/>
          <w:iCs/>
          <w:u w:val="single"/>
        </w:rPr>
        <w:t>most powerful</w:t>
      </w:r>
      <w:r w:rsidRPr="00A9291C">
        <w:rPr>
          <w:rFonts w:eastAsia="Aptos"/>
          <w:u w:val="single"/>
        </w:rPr>
        <w:t xml:space="preserve"> military force in NATO, its </w:t>
      </w:r>
      <w:r w:rsidRPr="00A9291C">
        <w:rPr>
          <w:rFonts w:eastAsia="Aptos"/>
          <w:highlight w:val="cyan"/>
          <w:u w:val="single"/>
        </w:rPr>
        <w:t xml:space="preserve">role as </w:t>
      </w:r>
      <w:r w:rsidRPr="00A9291C">
        <w:rPr>
          <w:rFonts w:eastAsia="Aptos"/>
          <w:u w:val="single"/>
        </w:rPr>
        <w:t xml:space="preserve">a </w:t>
      </w:r>
      <w:r w:rsidRPr="00A9291C">
        <w:rPr>
          <w:rFonts w:eastAsia="Aptos"/>
          <w:b/>
          <w:iCs/>
          <w:highlight w:val="cyan"/>
          <w:u w:val="single"/>
        </w:rPr>
        <w:t>reliable security partner</w:t>
      </w:r>
      <w:r w:rsidRPr="00A9291C">
        <w:rPr>
          <w:rFonts w:eastAsia="Aptos"/>
          <w:u w:val="single"/>
        </w:rPr>
        <w:t xml:space="preserve"> for the Arctic has been increasingly </w:t>
      </w:r>
      <w:r w:rsidRPr="00A9291C">
        <w:rPr>
          <w:rFonts w:eastAsia="Aptos"/>
          <w:b/>
          <w:iCs/>
          <w:u w:val="single"/>
        </w:rPr>
        <w:t xml:space="preserve">called </w:t>
      </w:r>
      <w:r w:rsidRPr="00A9291C">
        <w:rPr>
          <w:rFonts w:eastAsia="Aptos"/>
          <w:b/>
          <w:iCs/>
          <w:highlight w:val="cyan"/>
          <w:u w:val="single"/>
        </w:rPr>
        <w:t>in</w:t>
      </w:r>
      <w:r w:rsidRPr="00A9291C">
        <w:rPr>
          <w:rFonts w:eastAsia="Aptos"/>
          <w:b/>
          <w:iCs/>
          <w:u w:val="single"/>
        </w:rPr>
        <w:t>to</w:t>
      </w:r>
      <w:r w:rsidRPr="00A9291C">
        <w:rPr>
          <w:rFonts w:eastAsia="Aptos"/>
          <w:b/>
          <w:iCs/>
          <w:highlight w:val="cyan"/>
          <w:u w:val="single"/>
        </w:rPr>
        <w:t xml:space="preserve"> question</w:t>
      </w:r>
      <w:r w:rsidRPr="00A9291C">
        <w:rPr>
          <w:rFonts w:eastAsia="Aptos"/>
          <w:u w:val="single"/>
        </w:rPr>
        <w:t xml:space="preserve">. A series of </w:t>
      </w:r>
      <w:r w:rsidRPr="00A9291C">
        <w:rPr>
          <w:rFonts w:eastAsia="Aptos"/>
          <w:b/>
          <w:iCs/>
          <w:u w:val="single"/>
        </w:rPr>
        <w:t>political</w:t>
      </w:r>
      <w:r w:rsidRPr="00A9291C">
        <w:rPr>
          <w:rFonts w:eastAsia="Aptos"/>
          <w:u w:val="single"/>
        </w:rPr>
        <w:t xml:space="preserve"> and </w:t>
      </w:r>
      <w:r w:rsidRPr="00A9291C">
        <w:rPr>
          <w:rFonts w:eastAsia="Aptos"/>
          <w:b/>
          <w:iCs/>
          <w:u w:val="single"/>
        </w:rPr>
        <w:t>material challenges</w:t>
      </w:r>
      <w:r w:rsidRPr="00A9291C">
        <w:rPr>
          <w:rFonts w:eastAsia="Aptos"/>
          <w:u w:val="single"/>
        </w:rPr>
        <w:t xml:space="preserve"> seemingly have </w:t>
      </w:r>
      <w:r w:rsidRPr="00A9291C">
        <w:rPr>
          <w:rFonts w:eastAsia="Aptos"/>
          <w:highlight w:val="cyan"/>
          <w:u w:val="single"/>
        </w:rPr>
        <w:t>forced</w:t>
      </w:r>
      <w:r w:rsidRPr="00A9291C">
        <w:rPr>
          <w:rFonts w:eastAsia="Aptos"/>
          <w:u w:val="single"/>
        </w:rPr>
        <w:t xml:space="preserve"> </w:t>
      </w:r>
      <w:r w:rsidRPr="00A9291C">
        <w:rPr>
          <w:rFonts w:eastAsia="Aptos"/>
          <w:highlight w:val="cyan"/>
          <w:u w:val="single"/>
        </w:rPr>
        <w:t>Europe</w:t>
      </w:r>
      <w:r w:rsidRPr="00A9291C">
        <w:rPr>
          <w:rFonts w:eastAsia="Aptos"/>
          <w:u w:val="single"/>
        </w:rPr>
        <w:t xml:space="preserve">an allies </w:t>
      </w:r>
      <w:r w:rsidRPr="00A9291C">
        <w:rPr>
          <w:rFonts w:eastAsia="Aptos"/>
          <w:highlight w:val="cyan"/>
          <w:u w:val="single"/>
        </w:rPr>
        <w:t xml:space="preserve">to </w:t>
      </w:r>
      <w:r w:rsidRPr="00A9291C">
        <w:rPr>
          <w:rFonts w:eastAsia="Aptos"/>
          <w:b/>
          <w:iCs/>
          <w:highlight w:val="cyan"/>
          <w:u w:val="single"/>
        </w:rPr>
        <w:t>reconsider</w:t>
      </w:r>
      <w:r w:rsidRPr="00A9291C">
        <w:rPr>
          <w:rFonts w:eastAsia="Aptos"/>
          <w:b/>
          <w:iCs/>
          <w:u w:val="single"/>
        </w:rPr>
        <w:t xml:space="preserve"> their dependence</w:t>
      </w:r>
      <w:r w:rsidRPr="00A9291C">
        <w:rPr>
          <w:rFonts w:eastAsia="Aptos"/>
          <w:u w:val="single"/>
        </w:rPr>
        <w:t xml:space="preserve"> on Washington.</w:t>
      </w:r>
    </w:p>
    <w:p w14:paraId="76AD2F45" w14:textId="77777777" w:rsidR="00A9291C" w:rsidRPr="00A9291C" w:rsidRDefault="00A9291C" w:rsidP="00A9291C">
      <w:pPr>
        <w:rPr>
          <w:rFonts w:eastAsia="Aptos"/>
          <w:u w:val="single"/>
        </w:rPr>
      </w:pPr>
      <w:r w:rsidRPr="00A9291C">
        <w:rPr>
          <w:rFonts w:eastAsia="Aptos"/>
          <w:u w:val="single"/>
        </w:rPr>
        <w:t>Politically</w:t>
      </w:r>
      <w:r w:rsidRPr="00A9291C">
        <w:rPr>
          <w:rFonts w:eastAsia="Aptos"/>
          <w:sz w:val="16"/>
        </w:rPr>
        <w:t xml:space="preserve">, the transatlantic relationship has been strained by profound divergence. The repeated threats by President Donald Trump to withdraw the U.S. from NATO, or to not defend allies he deems “delinquent,” have fundamentally undermined the principle of collective security. This has been compounded by a persistent and contentious dispute with Denmark over Greenland. Trump’s proposal to purchase the island, and his subsequent refusal to rule out the use of force to bring it under U.S. control, caused significant alarm in Copenhagen and across Europe. </w:t>
      </w:r>
      <w:r w:rsidRPr="00A9291C">
        <w:rPr>
          <w:rFonts w:eastAsia="Aptos"/>
          <w:u w:val="single"/>
        </w:rPr>
        <w:t>These actions</w:t>
      </w:r>
      <w:r w:rsidRPr="00A9291C">
        <w:rPr>
          <w:rFonts w:eastAsia="Aptos"/>
          <w:sz w:val="16"/>
        </w:rPr>
        <w:t xml:space="preserve">, coupled with a periodically divergent and unpredictable U.S. policy course regarding Russia and the war in Ukraine, </w:t>
      </w:r>
      <w:r w:rsidRPr="00A9291C">
        <w:rPr>
          <w:rFonts w:eastAsia="Aptos"/>
          <w:u w:val="single"/>
        </w:rPr>
        <w:t xml:space="preserve">have fostered a </w:t>
      </w:r>
      <w:r w:rsidRPr="00A9291C">
        <w:rPr>
          <w:rFonts w:eastAsia="Aptos"/>
          <w:b/>
          <w:iCs/>
          <w:u w:val="single"/>
        </w:rPr>
        <w:t>perception</w:t>
      </w:r>
      <w:r w:rsidRPr="00A9291C">
        <w:rPr>
          <w:rFonts w:eastAsia="Aptos"/>
          <w:u w:val="single"/>
        </w:rPr>
        <w:t xml:space="preserve"> of </w:t>
      </w:r>
      <w:r w:rsidRPr="00A9291C">
        <w:rPr>
          <w:rFonts w:eastAsia="Aptos"/>
          <w:b/>
          <w:iCs/>
          <w:u w:val="single"/>
        </w:rPr>
        <w:t>unreliability</w:t>
      </w:r>
      <w:r w:rsidRPr="00A9291C">
        <w:rPr>
          <w:rFonts w:eastAsia="Aptos"/>
          <w:u w:val="single"/>
        </w:rPr>
        <w:t>.</w:t>
      </w:r>
    </w:p>
    <w:p w14:paraId="6CFB6F5D" w14:textId="77777777" w:rsidR="00A9291C" w:rsidRPr="00A9291C" w:rsidRDefault="00A9291C" w:rsidP="00A9291C">
      <w:pPr>
        <w:rPr>
          <w:rFonts w:eastAsia="Aptos"/>
          <w:sz w:val="16"/>
        </w:rPr>
      </w:pPr>
      <w:r w:rsidRPr="00A9291C">
        <w:rPr>
          <w:rFonts w:eastAsia="Aptos"/>
          <w:sz w:val="16"/>
        </w:rPr>
        <w:t>The U.S. Coast Guard Cutter Storis (WAGB 21) transits through Puget Sound en route to Coast Guard Base Seattle, July 11, 2025. The newly acquired polar icebreaker will conduct missions in the Arctic and aims to strengthen U.S. presence in the region. (U.S. Coast Guard photo by Petty Officer 3rd Class Annika Hirschler)</w:t>
      </w:r>
    </w:p>
    <w:p w14:paraId="04EC2206" w14:textId="77777777" w:rsidR="00A9291C" w:rsidRPr="00A9291C" w:rsidRDefault="00A9291C" w:rsidP="00A9291C">
      <w:pPr>
        <w:rPr>
          <w:rFonts w:eastAsia="Aptos"/>
          <w:sz w:val="16"/>
        </w:rPr>
      </w:pPr>
      <w:r w:rsidRPr="00A9291C">
        <w:rPr>
          <w:rFonts w:eastAsia="Aptos"/>
          <w:u w:val="single"/>
        </w:rPr>
        <w:t xml:space="preserve">Materially, the </w:t>
      </w:r>
      <w:r w:rsidRPr="00A9291C">
        <w:rPr>
          <w:rFonts w:eastAsia="Aptos"/>
          <w:highlight w:val="cyan"/>
          <w:u w:val="single"/>
        </w:rPr>
        <w:t>U.S. faces</w:t>
      </w:r>
      <w:r w:rsidRPr="00A9291C">
        <w:rPr>
          <w:rFonts w:eastAsia="Aptos"/>
          <w:u w:val="single"/>
        </w:rPr>
        <w:t xml:space="preserve"> a </w:t>
      </w:r>
      <w:r w:rsidRPr="00A9291C">
        <w:rPr>
          <w:rFonts w:eastAsia="Aptos"/>
          <w:b/>
          <w:iCs/>
          <w:u w:val="single"/>
        </w:rPr>
        <w:t>significant</w:t>
      </w:r>
      <w:r w:rsidRPr="00A9291C">
        <w:rPr>
          <w:rFonts w:eastAsia="Aptos"/>
          <w:u w:val="single"/>
        </w:rPr>
        <w:t xml:space="preserve"> and </w:t>
      </w:r>
      <w:r w:rsidRPr="00A9291C">
        <w:rPr>
          <w:rFonts w:eastAsia="Aptos"/>
          <w:b/>
          <w:iCs/>
          <w:u w:val="single"/>
        </w:rPr>
        <w:t xml:space="preserve">well-documented </w:t>
      </w:r>
      <w:r w:rsidRPr="00A9291C">
        <w:rPr>
          <w:rFonts w:eastAsia="Aptos"/>
          <w:b/>
          <w:iCs/>
          <w:highlight w:val="cyan"/>
          <w:u w:val="single"/>
        </w:rPr>
        <w:t>capability gap</w:t>
      </w:r>
      <w:r w:rsidRPr="00A9291C">
        <w:rPr>
          <w:rFonts w:eastAsia="Aptos"/>
          <w:u w:val="single"/>
        </w:rPr>
        <w:t xml:space="preserve"> in the High North, particularly with its icebreaker fleet</w:t>
      </w:r>
      <w:r w:rsidRPr="00A9291C">
        <w:rPr>
          <w:rFonts w:eastAsia="Aptos"/>
          <w:sz w:val="16"/>
        </w:rPr>
        <w:t>. The U.S. Coast Guard has only two operational polar icebreakers: the medium icebreaker USCGC Healy and the heavy icebreaker USCGC Polar Star. This leaves a stark void in Arctic presence compared to Russia’s fleet of more than 50 icebreakers. To mitigate this, the U.S. has purchased a commercial vessel to serve as a stop-gap icebreaker (the USCGC Storis), with patrols slated to begin in 2026. However, its flagship program to build new heavy Polar Security Cutters is years behind schedule and billions over budget, with the first new vessel not expected until 2028 at the earliest.</w:t>
      </w:r>
    </w:p>
    <w:p w14:paraId="71E1EE8F" w14:textId="77777777" w:rsidR="00A9291C" w:rsidRPr="00A9291C" w:rsidRDefault="00A9291C" w:rsidP="00A9291C">
      <w:pPr>
        <w:rPr>
          <w:rFonts w:eastAsia="Aptos"/>
          <w:u w:val="single"/>
        </w:rPr>
      </w:pPr>
      <w:r w:rsidRPr="00A9291C">
        <w:rPr>
          <w:rFonts w:eastAsia="Aptos"/>
          <w:sz w:val="16"/>
        </w:rPr>
        <w:t xml:space="preserve">This </w:t>
      </w:r>
      <w:r w:rsidRPr="00A9291C">
        <w:rPr>
          <w:rFonts w:eastAsia="Aptos"/>
          <w:highlight w:val="cyan"/>
          <w:u w:val="single"/>
        </w:rPr>
        <w:t>combination of</w:t>
      </w:r>
      <w:r w:rsidRPr="00A9291C">
        <w:rPr>
          <w:rFonts w:eastAsia="Aptos"/>
          <w:u w:val="single"/>
        </w:rPr>
        <w:t xml:space="preserve"> </w:t>
      </w:r>
      <w:r w:rsidRPr="00A9291C">
        <w:rPr>
          <w:rFonts w:eastAsia="Aptos"/>
          <w:b/>
          <w:iCs/>
          <w:u w:val="single"/>
        </w:rPr>
        <w:t xml:space="preserve">political </w:t>
      </w:r>
      <w:r w:rsidRPr="00A9291C">
        <w:rPr>
          <w:rFonts w:eastAsia="Aptos"/>
          <w:b/>
          <w:iCs/>
          <w:highlight w:val="cyan"/>
          <w:u w:val="single"/>
        </w:rPr>
        <w:t>volatility</w:t>
      </w:r>
      <w:r w:rsidRPr="00A9291C">
        <w:rPr>
          <w:rFonts w:eastAsia="Aptos"/>
          <w:highlight w:val="cyan"/>
          <w:u w:val="single"/>
        </w:rPr>
        <w:t xml:space="preserve"> and</w:t>
      </w:r>
      <w:r w:rsidRPr="00A9291C">
        <w:rPr>
          <w:rFonts w:eastAsia="Aptos"/>
          <w:u w:val="single"/>
        </w:rPr>
        <w:t xml:space="preserve"> a critical </w:t>
      </w:r>
      <w:r w:rsidRPr="00A9291C">
        <w:rPr>
          <w:rFonts w:eastAsia="Aptos"/>
          <w:highlight w:val="cyan"/>
          <w:u w:val="single"/>
        </w:rPr>
        <w:t>lack</w:t>
      </w:r>
      <w:r w:rsidRPr="00A9291C">
        <w:rPr>
          <w:rFonts w:eastAsia="Aptos"/>
          <w:u w:val="single"/>
        </w:rPr>
        <w:t xml:space="preserve"> </w:t>
      </w:r>
      <w:r w:rsidRPr="00A9291C">
        <w:rPr>
          <w:rFonts w:eastAsia="Aptos"/>
          <w:highlight w:val="cyan"/>
          <w:u w:val="single"/>
        </w:rPr>
        <w:t xml:space="preserve">of </w:t>
      </w:r>
      <w:r w:rsidRPr="00A9291C">
        <w:rPr>
          <w:rFonts w:eastAsia="Aptos"/>
          <w:b/>
          <w:iCs/>
          <w:highlight w:val="cyan"/>
          <w:u w:val="single"/>
        </w:rPr>
        <w:t>Arctic-specific assets</w:t>
      </w:r>
      <w:r w:rsidRPr="00A9291C">
        <w:rPr>
          <w:rFonts w:eastAsia="Aptos"/>
          <w:u w:val="single"/>
        </w:rPr>
        <w:t xml:space="preserve"> </w:t>
      </w:r>
      <w:proofErr w:type="gramStart"/>
      <w:r w:rsidRPr="00A9291C">
        <w:rPr>
          <w:rFonts w:eastAsia="Aptos"/>
          <w:u w:val="single"/>
        </w:rPr>
        <w:t>has</w:t>
      </w:r>
      <w:proofErr w:type="gramEnd"/>
      <w:r w:rsidRPr="00A9291C">
        <w:rPr>
          <w:rFonts w:eastAsia="Aptos"/>
          <w:u w:val="single"/>
        </w:rPr>
        <w:t xml:space="preserve"> </w:t>
      </w:r>
      <w:r w:rsidRPr="00A9291C">
        <w:rPr>
          <w:rFonts w:eastAsia="Aptos"/>
          <w:highlight w:val="cyan"/>
          <w:u w:val="single"/>
        </w:rPr>
        <w:t>led</w:t>
      </w:r>
      <w:r w:rsidRPr="00A9291C">
        <w:rPr>
          <w:rFonts w:eastAsia="Aptos"/>
          <w:u w:val="single"/>
        </w:rPr>
        <w:t xml:space="preserve"> </w:t>
      </w:r>
      <w:r w:rsidRPr="00A9291C">
        <w:rPr>
          <w:rFonts w:eastAsia="Aptos"/>
          <w:highlight w:val="cyan"/>
          <w:u w:val="single"/>
        </w:rPr>
        <w:t>Europe</w:t>
      </w:r>
      <w:r w:rsidRPr="00A9291C">
        <w:rPr>
          <w:rFonts w:eastAsia="Aptos"/>
          <w:u w:val="single"/>
        </w:rPr>
        <w:t xml:space="preserve">an nations </w:t>
      </w:r>
      <w:r w:rsidRPr="00A9291C">
        <w:rPr>
          <w:rFonts w:eastAsia="Aptos"/>
          <w:highlight w:val="cyan"/>
          <w:u w:val="single"/>
        </w:rPr>
        <w:t>to</w:t>
      </w:r>
      <w:r w:rsidRPr="00A9291C">
        <w:rPr>
          <w:rFonts w:eastAsia="Aptos"/>
          <w:u w:val="single"/>
        </w:rPr>
        <w:t xml:space="preserve"> a </w:t>
      </w:r>
      <w:r w:rsidRPr="00A9291C">
        <w:rPr>
          <w:rFonts w:eastAsia="Aptos"/>
          <w:highlight w:val="cyan"/>
          <w:u w:val="single"/>
        </w:rPr>
        <w:t>pragmatic conclusion</w:t>
      </w:r>
      <w:r w:rsidRPr="00A9291C">
        <w:rPr>
          <w:rFonts w:eastAsia="Aptos"/>
          <w:sz w:val="16"/>
        </w:rPr>
        <w:t xml:space="preserve">: while the transatlantic alliance is still essential, </w:t>
      </w:r>
      <w:r w:rsidRPr="00A9291C">
        <w:rPr>
          <w:rFonts w:eastAsia="Aptos"/>
          <w:u w:val="single"/>
        </w:rPr>
        <w:t xml:space="preserve">a </w:t>
      </w:r>
      <w:r w:rsidRPr="00A9291C">
        <w:rPr>
          <w:rFonts w:eastAsia="Aptos"/>
          <w:highlight w:val="cyan"/>
          <w:u w:val="single"/>
        </w:rPr>
        <w:t>greater</w:t>
      </w:r>
      <w:r w:rsidRPr="00A9291C">
        <w:rPr>
          <w:rFonts w:eastAsia="Aptos"/>
          <w:u w:val="single"/>
        </w:rPr>
        <w:t xml:space="preserve"> degree of </w:t>
      </w:r>
      <w:r w:rsidRPr="00A9291C">
        <w:rPr>
          <w:rFonts w:eastAsia="Aptos"/>
          <w:b/>
          <w:iCs/>
          <w:highlight w:val="cyan"/>
          <w:u w:val="single"/>
        </w:rPr>
        <w:t>European strategic autonomy</w:t>
      </w:r>
      <w:r w:rsidRPr="00A9291C">
        <w:rPr>
          <w:rFonts w:eastAsia="Aptos"/>
          <w:u w:val="single"/>
        </w:rPr>
        <w:t xml:space="preserve"> is </w:t>
      </w:r>
      <w:r w:rsidRPr="00A9291C">
        <w:rPr>
          <w:rFonts w:eastAsia="Aptos"/>
          <w:highlight w:val="cyan"/>
          <w:u w:val="single"/>
        </w:rPr>
        <w:t>necessary to ensure</w:t>
      </w:r>
      <w:r w:rsidRPr="00A9291C">
        <w:rPr>
          <w:rFonts w:eastAsia="Aptos"/>
          <w:u w:val="single"/>
        </w:rPr>
        <w:t xml:space="preserve"> their </w:t>
      </w:r>
      <w:r w:rsidRPr="00A9291C">
        <w:rPr>
          <w:rFonts w:eastAsia="Aptos"/>
          <w:b/>
          <w:iCs/>
          <w:highlight w:val="cyan"/>
          <w:u w:val="single"/>
        </w:rPr>
        <w:t>security interests</w:t>
      </w:r>
      <w:r w:rsidRPr="00A9291C">
        <w:rPr>
          <w:rFonts w:eastAsia="Aptos"/>
          <w:u w:val="single"/>
        </w:rPr>
        <w:t xml:space="preserve"> in the High North are </w:t>
      </w:r>
      <w:r w:rsidRPr="00A9291C">
        <w:rPr>
          <w:rFonts w:eastAsia="Aptos"/>
          <w:b/>
          <w:iCs/>
          <w:u w:val="single"/>
        </w:rPr>
        <w:t>protected</w:t>
      </w:r>
      <w:r w:rsidRPr="00A9291C">
        <w:rPr>
          <w:rFonts w:eastAsia="Aptos"/>
          <w:u w:val="single"/>
        </w:rPr>
        <w:t>.</w:t>
      </w:r>
    </w:p>
    <w:p w14:paraId="0389CE80" w14:textId="77777777" w:rsidR="00A9291C" w:rsidRPr="00A9291C" w:rsidRDefault="00A9291C" w:rsidP="00A9291C">
      <w:pPr>
        <w:keepNext/>
        <w:keepLines/>
        <w:spacing w:before="40" w:after="0"/>
        <w:outlineLvl w:val="3"/>
        <w:rPr>
          <w:rFonts w:eastAsia="Times New Roman" w:cs="Times New Roman"/>
          <w:b/>
          <w:iCs/>
          <w:sz w:val="26"/>
        </w:rPr>
      </w:pPr>
      <w:r w:rsidRPr="00A9291C">
        <w:rPr>
          <w:rFonts w:eastAsia="Times New Roman" w:cs="Times New Roman"/>
          <w:b/>
          <w:iCs/>
          <w:sz w:val="26"/>
        </w:rPr>
        <w:t>European autonomy solves nuclear war AND existential cooperation.</w:t>
      </w:r>
    </w:p>
    <w:p w14:paraId="58C3C35D" w14:textId="77777777" w:rsidR="00A9291C" w:rsidRPr="00A9291C" w:rsidRDefault="00A9291C" w:rsidP="00A9291C">
      <w:pPr>
        <w:rPr>
          <w:rFonts w:eastAsia="Aptos"/>
        </w:rPr>
      </w:pPr>
      <w:r w:rsidRPr="00A9291C">
        <w:rPr>
          <w:rFonts w:eastAsia="Aptos"/>
        </w:rPr>
        <w:t xml:space="preserve">Suzana </w:t>
      </w:r>
      <w:r w:rsidRPr="00A9291C">
        <w:rPr>
          <w:rFonts w:eastAsia="Aptos"/>
          <w:b/>
          <w:bCs/>
          <w:sz w:val="26"/>
        </w:rPr>
        <w:t>Anghel 25</w:t>
      </w:r>
      <w:r w:rsidRPr="00A9291C">
        <w:rPr>
          <w:rFonts w:eastAsia="Aptos"/>
        </w:rPr>
        <w:t>, Policy Analyst in the European Council Oversight Unit (ECOS) in the European Parliamentary Research Service (EPRS); and Mario Damen, Associate Professor at the University of Amsterdam, policy analyst at EPRS, 3/17/2025, “The future European security architecture: Dilemmas for EU strategic autonomy,” https://epthinktank.eu/2025/03/17/the-future-european-security-architecture-dilemmas-for-eu-strategic-autonomy</w:t>
      </w:r>
    </w:p>
    <w:p w14:paraId="692AAFD5" w14:textId="77777777" w:rsidR="00A9291C" w:rsidRPr="00A9291C" w:rsidRDefault="00A9291C" w:rsidP="00A9291C">
      <w:pPr>
        <w:rPr>
          <w:rFonts w:eastAsia="Aptos"/>
          <w:sz w:val="16"/>
        </w:rPr>
      </w:pPr>
      <w:r w:rsidRPr="00A9291C">
        <w:rPr>
          <w:rFonts w:eastAsia="Aptos"/>
          <w:sz w:val="16"/>
        </w:rPr>
        <w:t xml:space="preserve">By waging war on Ukraine, </w:t>
      </w:r>
      <w:r w:rsidRPr="00A9291C">
        <w:rPr>
          <w:rFonts w:eastAsia="Aptos"/>
          <w:highlight w:val="cyan"/>
          <w:u w:val="single"/>
        </w:rPr>
        <w:t>Russia</w:t>
      </w:r>
      <w:r w:rsidRPr="00A9291C">
        <w:rPr>
          <w:rFonts w:eastAsia="Aptos"/>
          <w:u w:val="single"/>
        </w:rPr>
        <w:t xml:space="preserve"> looked for a </w:t>
      </w:r>
      <w:r w:rsidRPr="00A9291C">
        <w:rPr>
          <w:rFonts w:eastAsia="Aptos"/>
          <w:b/>
          <w:iCs/>
          <w:u w:val="single"/>
        </w:rPr>
        <w:t>reset</w:t>
      </w:r>
      <w:r w:rsidRPr="00A9291C">
        <w:rPr>
          <w:rFonts w:eastAsia="Aptos"/>
          <w:u w:val="single"/>
        </w:rPr>
        <w:t xml:space="preserve"> of the </w:t>
      </w:r>
      <w:r w:rsidRPr="00A9291C">
        <w:rPr>
          <w:rFonts w:eastAsia="Aptos"/>
          <w:b/>
          <w:iCs/>
          <w:u w:val="single"/>
        </w:rPr>
        <w:t>European security</w:t>
      </w:r>
      <w:r w:rsidRPr="00A9291C">
        <w:rPr>
          <w:rFonts w:eastAsia="Aptos"/>
          <w:sz w:val="16"/>
        </w:rPr>
        <w:t xml:space="preserve"> architecture as established at the end of the Cold War, </w:t>
      </w:r>
      <w:r w:rsidRPr="00A9291C">
        <w:rPr>
          <w:rFonts w:eastAsia="Aptos"/>
          <w:u w:val="single"/>
        </w:rPr>
        <w:t xml:space="preserve">for a new </w:t>
      </w:r>
      <w:r w:rsidRPr="00A9291C">
        <w:rPr>
          <w:rFonts w:eastAsia="Aptos"/>
          <w:b/>
          <w:iCs/>
          <w:highlight w:val="cyan"/>
          <w:u w:val="single"/>
        </w:rPr>
        <w:t>delimit</w:t>
      </w:r>
      <w:r w:rsidRPr="00A9291C">
        <w:rPr>
          <w:rFonts w:eastAsia="Aptos"/>
          <w:u w:val="single"/>
        </w:rPr>
        <w:t xml:space="preserve">ation of </w:t>
      </w:r>
      <w:r w:rsidRPr="00A9291C">
        <w:rPr>
          <w:rFonts w:eastAsia="Aptos"/>
          <w:b/>
          <w:iCs/>
          <w:highlight w:val="cyan"/>
          <w:u w:val="single"/>
        </w:rPr>
        <w:t>s</w:t>
      </w:r>
      <w:r w:rsidRPr="00A9291C">
        <w:rPr>
          <w:rFonts w:eastAsia="Aptos"/>
          <w:u w:val="single"/>
        </w:rPr>
        <w:t xml:space="preserve">pheres </w:t>
      </w:r>
      <w:r w:rsidRPr="00A9291C">
        <w:rPr>
          <w:rFonts w:eastAsia="Aptos"/>
          <w:b/>
          <w:iCs/>
          <w:highlight w:val="cyan"/>
          <w:u w:val="single"/>
        </w:rPr>
        <w:t>o</w:t>
      </w:r>
      <w:r w:rsidRPr="00A9291C">
        <w:rPr>
          <w:rFonts w:eastAsia="Aptos"/>
          <w:u w:val="single"/>
        </w:rPr>
        <w:t xml:space="preserve">f </w:t>
      </w:r>
      <w:r w:rsidRPr="00A9291C">
        <w:rPr>
          <w:rFonts w:eastAsia="Aptos"/>
          <w:b/>
          <w:iCs/>
          <w:highlight w:val="cyan"/>
          <w:u w:val="single"/>
        </w:rPr>
        <w:t>i</w:t>
      </w:r>
      <w:r w:rsidRPr="00A9291C">
        <w:rPr>
          <w:rFonts w:eastAsia="Aptos"/>
          <w:u w:val="single"/>
        </w:rPr>
        <w:t xml:space="preserve">nfluence, and a </w:t>
      </w:r>
      <w:r w:rsidRPr="00A9291C">
        <w:rPr>
          <w:rFonts w:eastAsia="Aptos"/>
          <w:b/>
          <w:iCs/>
          <w:u w:val="single"/>
        </w:rPr>
        <w:t>place at the table</w:t>
      </w:r>
      <w:r w:rsidRPr="00A9291C">
        <w:rPr>
          <w:rFonts w:eastAsia="Aptos"/>
          <w:sz w:val="16"/>
        </w:rPr>
        <w:t xml:space="preserve"> with the global powers, the US and China. </w:t>
      </w:r>
      <w:r w:rsidRPr="00A9291C">
        <w:rPr>
          <w:rFonts w:eastAsia="Aptos"/>
          <w:u w:val="single"/>
        </w:rPr>
        <w:t xml:space="preserve">This may </w:t>
      </w:r>
      <w:r w:rsidRPr="00A9291C">
        <w:rPr>
          <w:rFonts w:eastAsia="Aptos"/>
          <w:highlight w:val="cyan"/>
          <w:u w:val="single"/>
        </w:rPr>
        <w:t xml:space="preserve">come at </w:t>
      </w:r>
      <w:r w:rsidRPr="00A9291C">
        <w:rPr>
          <w:rFonts w:eastAsia="Aptos"/>
          <w:u w:val="single"/>
        </w:rPr>
        <w:t xml:space="preserve">the </w:t>
      </w:r>
      <w:r w:rsidRPr="00A9291C">
        <w:rPr>
          <w:rFonts w:eastAsia="Aptos"/>
          <w:b/>
          <w:iCs/>
          <w:highlight w:val="cyan"/>
          <w:u w:val="single"/>
        </w:rPr>
        <w:t>expense</w:t>
      </w:r>
      <w:r w:rsidRPr="00A9291C">
        <w:rPr>
          <w:rFonts w:eastAsia="Aptos"/>
          <w:highlight w:val="cyan"/>
          <w:u w:val="single"/>
        </w:rPr>
        <w:t xml:space="preserve"> of </w:t>
      </w:r>
      <w:r w:rsidRPr="00A9291C">
        <w:rPr>
          <w:rFonts w:eastAsia="Aptos"/>
          <w:u w:val="single"/>
        </w:rPr>
        <w:t xml:space="preserve">the </w:t>
      </w:r>
      <w:r w:rsidRPr="00A9291C">
        <w:rPr>
          <w:rFonts w:eastAsia="Aptos"/>
          <w:highlight w:val="cyan"/>
          <w:u w:val="single"/>
        </w:rPr>
        <w:t>Europeans</w:t>
      </w:r>
      <w:r w:rsidRPr="00A9291C">
        <w:rPr>
          <w:rFonts w:eastAsia="Aptos"/>
          <w:sz w:val="16"/>
        </w:rPr>
        <w:t xml:space="preserve">, as they continue to search for their geopolitical footprint and slowly build a </w:t>
      </w:r>
      <w:r w:rsidRPr="00A9291C">
        <w:rPr>
          <w:rFonts w:eastAsia="Aptos"/>
          <w:b/>
          <w:iCs/>
          <w:highlight w:val="cyan"/>
          <w:u w:val="single"/>
        </w:rPr>
        <w:t>European pillar</w:t>
      </w:r>
      <w:r w:rsidRPr="00A9291C">
        <w:rPr>
          <w:rFonts w:eastAsia="Aptos"/>
          <w:sz w:val="16"/>
        </w:rPr>
        <w:t xml:space="preserve"> in NATO. This pillar </w:t>
      </w:r>
      <w:r w:rsidRPr="00A9291C">
        <w:rPr>
          <w:rFonts w:eastAsia="Aptos"/>
          <w:u w:val="single"/>
        </w:rPr>
        <w:t xml:space="preserve">can </w:t>
      </w:r>
      <w:r w:rsidRPr="00A9291C">
        <w:rPr>
          <w:rFonts w:eastAsia="Aptos"/>
          <w:highlight w:val="cyan"/>
          <w:u w:val="single"/>
        </w:rPr>
        <w:t>benefit from</w:t>
      </w:r>
      <w:r w:rsidRPr="00A9291C">
        <w:rPr>
          <w:rFonts w:eastAsia="Aptos"/>
          <w:u w:val="single"/>
        </w:rPr>
        <w:t xml:space="preserve"> the efforts undertaken</w:t>
      </w:r>
      <w:r w:rsidRPr="00A9291C">
        <w:rPr>
          <w:rFonts w:eastAsia="Aptos"/>
          <w:sz w:val="16"/>
        </w:rPr>
        <w:t xml:space="preserve"> in the European Union </w:t>
      </w:r>
      <w:r w:rsidRPr="00A9291C">
        <w:rPr>
          <w:rFonts w:eastAsia="Aptos"/>
          <w:u w:val="single"/>
        </w:rPr>
        <w:t xml:space="preserve">to build </w:t>
      </w:r>
      <w:r w:rsidRPr="00A9291C">
        <w:rPr>
          <w:rFonts w:eastAsia="Aptos"/>
          <w:b/>
          <w:iCs/>
          <w:highlight w:val="cyan"/>
          <w:u w:val="single"/>
        </w:rPr>
        <w:t>strategic autonomy</w:t>
      </w:r>
      <w:r w:rsidRPr="00A9291C">
        <w:rPr>
          <w:rFonts w:eastAsia="Aptos"/>
          <w:highlight w:val="cyan"/>
          <w:u w:val="single"/>
        </w:rPr>
        <w:t xml:space="preserve"> by bolstering </w:t>
      </w:r>
      <w:r w:rsidRPr="00A9291C">
        <w:rPr>
          <w:rFonts w:eastAsia="Aptos"/>
          <w:b/>
          <w:iCs/>
          <w:highlight w:val="cyan"/>
          <w:u w:val="single"/>
        </w:rPr>
        <w:t>defence</w:t>
      </w:r>
      <w:r w:rsidRPr="00A9291C">
        <w:rPr>
          <w:rFonts w:eastAsia="Aptos"/>
          <w:b/>
          <w:iCs/>
          <w:u w:val="single"/>
        </w:rPr>
        <w:t xml:space="preserve"> capabilities</w:t>
      </w:r>
      <w:r w:rsidRPr="00A9291C">
        <w:rPr>
          <w:rFonts w:eastAsia="Aptos"/>
          <w:u w:val="single"/>
        </w:rPr>
        <w:t xml:space="preserve"> and </w:t>
      </w:r>
      <w:r w:rsidRPr="00A9291C">
        <w:rPr>
          <w:rFonts w:eastAsia="Aptos"/>
          <w:b/>
          <w:iCs/>
          <w:u w:val="single"/>
        </w:rPr>
        <w:t>stepping up</w:t>
      </w:r>
      <w:r w:rsidRPr="00A9291C">
        <w:rPr>
          <w:rFonts w:eastAsia="Aptos"/>
          <w:u w:val="single"/>
        </w:rPr>
        <w:t xml:space="preserve"> industrial defence</w:t>
      </w:r>
      <w:r w:rsidRPr="00A9291C">
        <w:rPr>
          <w:rFonts w:eastAsia="Aptos"/>
          <w:sz w:val="16"/>
        </w:rPr>
        <w:t xml:space="preserve"> cooperation.</w:t>
      </w:r>
    </w:p>
    <w:p w14:paraId="25A8718C" w14:textId="77777777" w:rsidR="00A9291C" w:rsidRPr="00A9291C" w:rsidRDefault="00A9291C" w:rsidP="00A9291C">
      <w:pPr>
        <w:rPr>
          <w:rFonts w:eastAsia="Aptos"/>
          <w:sz w:val="16"/>
        </w:rPr>
      </w:pPr>
      <w:r w:rsidRPr="00A9291C">
        <w:rPr>
          <w:rFonts w:eastAsia="Aptos"/>
          <w:sz w:val="16"/>
        </w:rPr>
        <w:t xml:space="preserve">In this new and </w:t>
      </w:r>
      <w:r w:rsidRPr="00A9291C">
        <w:rPr>
          <w:rFonts w:eastAsia="Aptos"/>
          <w:b/>
          <w:iCs/>
          <w:u w:val="single"/>
        </w:rPr>
        <w:t>changing geopolitical context</w:t>
      </w:r>
      <w:r w:rsidRPr="00A9291C">
        <w:rPr>
          <w:rFonts w:eastAsia="Aptos"/>
          <w:u w:val="single"/>
        </w:rPr>
        <w:t xml:space="preserve"> in which big powers are back</w:t>
      </w:r>
      <w:r w:rsidRPr="00A9291C">
        <w:rPr>
          <w:rFonts w:eastAsia="Aptos"/>
          <w:sz w:val="16"/>
        </w:rPr>
        <w:t xml:space="preserve">, where transactionalism gains ground by the day, and </w:t>
      </w:r>
      <w:r w:rsidRPr="00A9291C">
        <w:rPr>
          <w:rFonts w:eastAsia="Aptos"/>
          <w:u w:val="single"/>
        </w:rPr>
        <w:t xml:space="preserve">where </w:t>
      </w:r>
      <w:r w:rsidRPr="00A9291C">
        <w:rPr>
          <w:rFonts w:eastAsia="Aptos"/>
          <w:highlight w:val="cyan"/>
          <w:u w:val="single"/>
        </w:rPr>
        <w:t xml:space="preserve">alliances </w:t>
      </w:r>
      <w:r w:rsidRPr="00A9291C">
        <w:rPr>
          <w:rFonts w:eastAsia="Aptos"/>
          <w:u w:val="single"/>
        </w:rPr>
        <w:t xml:space="preserve">are </w:t>
      </w:r>
      <w:r w:rsidRPr="00A9291C">
        <w:rPr>
          <w:rFonts w:eastAsia="Aptos"/>
          <w:b/>
          <w:iCs/>
          <w:highlight w:val="cyan"/>
          <w:u w:val="single"/>
        </w:rPr>
        <w:t>tested</w:t>
      </w:r>
      <w:r w:rsidRPr="00A9291C">
        <w:rPr>
          <w:rFonts w:eastAsia="Aptos"/>
          <w:sz w:val="16"/>
          <w:highlight w:val="cyan"/>
        </w:rPr>
        <w:t xml:space="preserve">, </w:t>
      </w:r>
      <w:r w:rsidRPr="00A9291C">
        <w:rPr>
          <w:rFonts w:eastAsia="Aptos"/>
          <w:highlight w:val="cyan"/>
          <w:u w:val="single"/>
        </w:rPr>
        <w:t>Europeans</w:t>
      </w:r>
      <w:r w:rsidRPr="00A9291C">
        <w:rPr>
          <w:rFonts w:eastAsia="Aptos"/>
          <w:u w:val="single"/>
        </w:rPr>
        <w:t xml:space="preserve"> need to </w:t>
      </w:r>
      <w:r w:rsidRPr="00A9291C">
        <w:rPr>
          <w:rFonts w:eastAsia="Aptos"/>
          <w:highlight w:val="cyan"/>
          <w:u w:val="single"/>
        </w:rPr>
        <w:t>rise to</w:t>
      </w:r>
      <w:r w:rsidRPr="00A9291C">
        <w:rPr>
          <w:rFonts w:eastAsia="Aptos"/>
          <w:u w:val="single"/>
        </w:rPr>
        <w:t xml:space="preserve"> the</w:t>
      </w:r>
      <w:r w:rsidRPr="00A9291C">
        <w:rPr>
          <w:rFonts w:eastAsia="Aptos"/>
          <w:sz w:val="16"/>
        </w:rPr>
        <w:t xml:space="preserve"> task and the </w:t>
      </w:r>
      <w:r w:rsidRPr="00A9291C">
        <w:rPr>
          <w:rFonts w:eastAsia="Aptos"/>
          <w:b/>
          <w:iCs/>
          <w:highlight w:val="cyan"/>
          <w:u w:val="single"/>
        </w:rPr>
        <w:t>existential challenge</w:t>
      </w:r>
      <w:r w:rsidRPr="00A9291C">
        <w:rPr>
          <w:rFonts w:eastAsia="Aptos"/>
          <w:sz w:val="16"/>
        </w:rPr>
        <w:t xml:space="preserve"> ahead of them. Will they take up the challenge or will they suffer their fate?</w:t>
      </w:r>
    </w:p>
    <w:p w14:paraId="4A18C24E" w14:textId="77777777" w:rsidR="00A9291C" w:rsidRPr="00A9291C" w:rsidRDefault="00A9291C" w:rsidP="00A9291C">
      <w:pPr>
        <w:rPr>
          <w:rFonts w:eastAsia="Aptos"/>
          <w:sz w:val="16"/>
        </w:rPr>
      </w:pPr>
      <w:r w:rsidRPr="00A9291C">
        <w:rPr>
          <w:rFonts w:eastAsia="Aptos"/>
          <w:sz w:val="16"/>
        </w:rPr>
        <w:t>To explore this question, this study started from the view that the future is plural, that there are multiple possible futures, and, hence, different outcomes for a new European security architecture. As the past informs the present and the future, this study looked at security and defence developments which have occurred since World War II, analysing the evolution of key security organisations in Europe – NATO, the CSCE/OSCE and the EU – and the defence policies of nine selected countries.</w:t>
      </w:r>
    </w:p>
    <w:p w14:paraId="32E2F7E3" w14:textId="77777777" w:rsidR="00A9291C" w:rsidRPr="00A9291C" w:rsidRDefault="00A9291C" w:rsidP="00A9291C">
      <w:pPr>
        <w:rPr>
          <w:rFonts w:eastAsia="Aptos"/>
          <w:sz w:val="16"/>
        </w:rPr>
      </w:pPr>
      <w:r w:rsidRPr="00A9291C">
        <w:rPr>
          <w:rFonts w:eastAsia="Aptos"/>
          <w:sz w:val="16"/>
        </w:rPr>
        <w:t xml:space="preserve">After exploring the past and examining the present, with the use of foresight methodology, including consultations with in-house defence experts and interviews with 15 external foreign and security policy experts, this study led to the development of five possible scenarios for </w:t>
      </w:r>
      <w:proofErr w:type="gramStart"/>
      <w:r w:rsidRPr="00A9291C">
        <w:rPr>
          <w:rFonts w:eastAsia="Aptos"/>
          <w:sz w:val="16"/>
        </w:rPr>
        <w:t>a new</w:t>
      </w:r>
      <w:proofErr w:type="gramEnd"/>
      <w:r w:rsidRPr="00A9291C">
        <w:rPr>
          <w:rFonts w:eastAsia="Aptos"/>
          <w:sz w:val="16"/>
        </w:rPr>
        <w:t xml:space="preserve"> European security architecture. Drivers of change, internal and external to the EU, were identified and tested. The horizon considered for four scenarios is 2035, while the scenario necessitating a more cooperative international environment is, based on the views of the consulted experts, more likely to happen over a longer period, possibly by 2045 or even 2050.</w:t>
      </w:r>
    </w:p>
    <w:p w14:paraId="484C993B" w14:textId="77777777" w:rsidR="00A9291C" w:rsidRPr="00A9291C" w:rsidRDefault="00A9291C" w:rsidP="00A9291C">
      <w:pPr>
        <w:rPr>
          <w:rFonts w:eastAsia="Aptos"/>
          <w:sz w:val="16"/>
        </w:rPr>
      </w:pPr>
      <w:r w:rsidRPr="00A9291C">
        <w:rPr>
          <w:rFonts w:eastAsia="Aptos"/>
          <w:sz w:val="16"/>
        </w:rPr>
        <w:t xml:space="preserve">The </w:t>
      </w:r>
      <w:r w:rsidRPr="00A9291C">
        <w:rPr>
          <w:rFonts w:eastAsia="Aptos"/>
          <w:b/>
          <w:iCs/>
          <w:u w:val="single"/>
        </w:rPr>
        <w:t>expert interviews</w:t>
      </w:r>
      <w:r w:rsidRPr="00A9291C">
        <w:rPr>
          <w:rFonts w:eastAsia="Aptos"/>
          <w:u w:val="single"/>
        </w:rPr>
        <w:t xml:space="preserve"> pointed to an increasingly </w:t>
      </w:r>
      <w:r w:rsidRPr="00A9291C">
        <w:rPr>
          <w:rFonts w:eastAsia="Aptos"/>
          <w:b/>
          <w:iCs/>
          <w:u w:val="single"/>
        </w:rPr>
        <w:t>antagonistic world</w:t>
      </w:r>
      <w:r w:rsidRPr="00A9291C">
        <w:rPr>
          <w:rFonts w:eastAsia="Aptos"/>
          <w:sz w:val="16"/>
        </w:rPr>
        <w:t xml:space="preserve"> in the next decade, which is reflected in four of the scenarios – Antagonism, European NATO, the European Defence Union and Patchwork. These </w:t>
      </w:r>
      <w:r w:rsidRPr="00A9291C">
        <w:rPr>
          <w:rFonts w:eastAsia="Aptos"/>
          <w:highlight w:val="cyan"/>
          <w:u w:val="single"/>
        </w:rPr>
        <w:t>scenarios</w:t>
      </w:r>
      <w:r w:rsidRPr="00A9291C">
        <w:rPr>
          <w:rFonts w:eastAsia="Aptos"/>
          <w:u w:val="single"/>
        </w:rPr>
        <w:t xml:space="preserve"> take into </w:t>
      </w:r>
      <w:r w:rsidRPr="00A9291C">
        <w:rPr>
          <w:rFonts w:eastAsia="Aptos"/>
          <w:b/>
          <w:iCs/>
          <w:highlight w:val="cyan"/>
          <w:u w:val="single"/>
        </w:rPr>
        <w:t>consider</w:t>
      </w:r>
      <w:r w:rsidRPr="00A9291C">
        <w:rPr>
          <w:rFonts w:eastAsia="Aptos"/>
          <w:u w:val="single"/>
        </w:rPr>
        <w:t>ation</w:t>
      </w:r>
      <w:r w:rsidRPr="00A9291C">
        <w:rPr>
          <w:rFonts w:eastAsia="Aptos"/>
          <w:sz w:val="16"/>
        </w:rPr>
        <w:t xml:space="preserve"> the degree of </w:t>
      </w:r>
      <w:r w:rsidRPr="00A9291C">
        <w:rPr>
          <w:rFonts w:eastAsia="Aptos"/>
          <w:b/>
          <w:iCs/>
          <w:highlight w:val="cyan"/>
          <w:u w:val="single"/>
        </w:rPr>
        <w:t>(dis)engagement</w:t>
      </w:r>
      <w:r w:rsidRPr="00A9291C">
        <w:rPr>
          <w:rFonts w:eastAsia="Aptos"/>
          <w:highlight w:val="cyan"/>
          <w:u w:val="single"/>
        </w:rPr>
        <w:t xml:space="preserve"> of </w:t>
      </w:r>
      <w:r w:rsidRPr="00A9291C">
        <w:rPr>
          <w:rFonts w:eastAsia="Aptos"/>
          <w:u w:val="single"/>
        </w:rPr>
        <w:t xml:space="preserve">the </w:t>
      </w:r>
      <w:r w:rsidRPr="00A9291C">
        <w:rPr>
          <w:rFonts w:eastAsia="Aptos"/>
          <w:highlight w:val="cyan"/>
          <w:u w:val="single"/>
        </w:rPr>
        <w:t>US</w:t>
      </w:r>
      <w:r w:rsidRPr="00A9291C">
        <w:rPr>
          <w:rFonts w:eastAsia="Aptos"/>
          <w:u w:val="single"/>
        </w:rPr>
        <w:t xml:space="preserve"> from </w:t>
      </w:r>
      <w:r w:rsidRPr="00A9291C">
        <w:rPr>
          <w:rFonts w:eastAsia="Aptos"/>
          <w:b/>
          <w:iCs/>
          <w:u w:val="single"/>
        </w:rPr>
        <w:t>Europe</w:t>
      </w:r>
      <w:r w:rsidRPr="00A9291C">
        <w:rPr>
          <w:rFonts w:eastAsia="Aptos"/>
          <w:sz w:val="16"/>
        </w:rPr>
        <w:t xml:space="preserve">, EU-NATO relations, the possible outcome of the Ukraine war, and the actions of Russia and China. Whilst Antagonism can largely be seen as a continuation of the current state of play, with a solid transatlantic relationship anchored in NATO, the Patchwork scenario is the most disruptive, with no strong alliance and where Europe becomes a playground. Conversely, the study demonstrates that </w:t>
      </w:r>
      <w:r w:rsidRPr="00A9291C">
        <w:rPr>
          <w:rFonts w:eastAsia="Aptos"/>
          <w:u w:val="single"/>
        </w:rPr>
        <w:t xml:space="preserve">a new </w:t>
      </w:r>
      <w:r w:rsidRPr="00A9291C">
        <w:rPr>
          <w:rFonts w:eastAsia="Aptos"/>
          <w:b/>
          <w:iCs/>
          <w:highlight w:val="cyan"/>
          <w:u w:val="single"/>
        </w:rPr>
        <w:t>détente</w:t>
      </w:r>
      <w:r w:rsidRPr="00A9291C">
        <w:rPr>
          <w:rFonts w:eastAsia="Aptos"/>
          <w:sz w:val="16"/>
        </w:rPr>
        <w:t xml:space="preserve"> (relaxation of relations among global powers) </w:t>
      </w:r>
      <w:r w:rsidRPr="00A9291C">
        <w:rPr>
          <w:rFonts w:eastAsia="Aptos"/>
          <w:highlight w:val="cyan"/>
          <w:u w:val="single"/>
        </w:rPr>
        <w:t xml:space="preserve">leading to </w:t>
      </w:r>
      <w:r w:rsidRPr="00A9291C">
        <w:rPr>
          <w:rFonts w:eastAsia="Aptos"/>
          <w:u w:val="single"/>
        </w:rPr>
        <w:t xml:space="preserve">a more </w:t>
      </w:r>
      <w:r w:rsidRPr="00A9291C">
        <w:rPr>
          <w:rFonts w:eastAsia="Aptos"/>
          <w:b/>
          <w:iCs/>
          <w:highlight w:val="cyan"/>
          <w:u w:val="single"/>
        </w:rPr>
        <w:t>cooperative world</w:t>
      </w:r>
      <w:r w:rsidRPr="00A9291C">
        <w:rPr>
          <w:rFonts w:eastAsia="Aptos"/>
          <w:u w:val="single"/>
        </w:rPr>
        <w:t xml:space="preserve"> needs a new </w:t>
      </w:r>
      <w:r w:rsidRPr="00A9291C">
        <w:rPr>
          <w:rFonts w:eastAsia="Aptos"/>
          <w:b/>
          <w:iCs/>
          <w:u w:val="single"/>
        </w:rPr>
        <w:t>triggering factor</w:t>
      </w:r>
      <w:r w:rsidRPr="00A9291C">
        <w:rPr>
          <w:rFonts w:eastAsia="Aptos"/>
          <w:sz w:val="16"/>
        </w:rPr>
        <w:t>. This scenario, entitled Cooperative co-existence, would require beyond a decade possibly to happen.</w:t>
      </w:r>
    </w:p>
    <w:p w14:paraId="3D9F3723" w14:textId="77777777" w:rsidR="00A9291C" w:rsidRPr="00A9291C" w:rsidRDefault="00A9291C" w:rsidP="00A9291C">
      <w:pPr>
        <w:rPr>
          <w:rFonts w:eastAsia="Aptos"/>
          <w:sz w:val="16"/>
        </w:rPr>
      </w:pPr>
      <w:r w:rsidRPr="00A9291C">
        <w:rPr>
          <w:rFonts w:eastAsia="Aptos"/>
          <w:sz w:val="16"/>
        </w:rPr>
        <w:t xml:space="preserve">The analysis shows that </w:t>
      </w:r>
      <w:r w:rsidRPr="00A9291C">
        <w:rPr>
          <w:rFonts w:eastAsia="Aptos"/>
          <w:highlight w:val="cyan"/>
          <w:u w:val="single"/>
        </w:rPr>
        <w:t>Europeans</w:t>
      </w:r>
      <w:r w:rsidRPr="00A9291C">
        <w:rPr>
          <w:rFonts w:eastAsia="Aptos"/>
          <w:u w:val="single"/>
        </w:rPr>
        <w:t xml:space="preserve"> would </w:t>
      </w:r>
      <w:r w:rsidRPr="00A9291C">
        <w:rPr>
          <w:rFonts w:eastAsia="Aptos"/>
          <w:highlight w:val="cyan"/>
          <w:u w:val="single"/>
        </w:rPr>
        <w:t xml:space="preserve">need to </w:t>
      </w:r>
      <w:r w:rsidRPr="00A9291C">
        <w:rPr>
          <w:rFonts w:eastAsia="Aptos"/>
          <w:b/>
          <w:iCs/>
          <w:highlight w:val="cyan"/>
          <w:u w:val="single"/>
        </w:rPr>
        <w:t>compensate</w:t>
      </w:r>
      <w:r w:rsidRPr="00A9291C">
        <w:rPr>
          <w:rFonts w:eastAsia="Aptos"/>
          <w:highlight w:val="cyan"/>
          <w:u w:val="single"/>
        </w:rPr>
        <w:t xml:space="preserve"> for</w:t>
      </w:r>
      <w:r w:rsidRPr="00A9291C">
        <w:rPr>
          <w:rFonts w:eastAsia="Aptos"/>
          <w:u w:val="single"/>
        </w:rPr>
        <w:t xml:space="preserve"> further </w:t>
      </w:r>
      <w:r w:rsidRPr="00A9291C">
        <w:rPr>
          <w:rFonts w:eastAsia="Aptos"/>
          <w:b/>
          <w:iCs/>
          <w:u w:val="single"/>
        </w:rPr>
        <w:t xml:space="preserve">US </w:t>
      </w:r>
      <w:r w:rsidRPr="00A9291C">
        <w:rPr>
          <w:rFonts w:eastAsia="Aptos"/>
          <w:b/>
          <w:iCs/>
          <w:highlight w:val="cyan"/>
          <w:u w:val="single"/>
        </w:rPr>
        <w:t>disengagement</w:t>
      </w:r>
      <w:r w:rsidRPr="00A9291C">
        <w:rPr>
          <w:rFonts w:eastAsia="Aptos"/>
          <w:u w:val="single"/>
        </w:rPr>
        <w:t xml:space="preserve"> from Europe</w:t>
      </w:r>
      <w:r w:rsidRPr="00A9291C">
        <w:rPr>
          <w:rFonts w:eastAsia="Aptos"/>
          <w:sz w:val="16"/>
        </w:rPr>
        <w:t xml:space="preserve">, if this happens, either through a European NATO or a European Defence Union – if, in the long run, they wish to matter as a geopolitical actor both for their allies and for their competitors. </w:t>
      </w:r>
      <w:r w:rsidRPr="00A9291C">
        <w:rPr>
          <w:rFonts w:eastAsia="Aptos"/>
          <w:b/>
          <w:iCs/>
          <w:highlight w:val="cyan"/>
          <w:u w:val="single"/>
        </w:rPr>
        <w:t>Otherwise</w:t>
      </w:r>
      <w:r w:rsidRPr="00A9291C">
        <w:rPr>
          <w:rFonts w:eastAsia="Aptos"/>
          <w:sz w:val="16"/>
        </w:rPr>
        <w:t xml:space="preserve">, European </w:t>
      </w:r>
      <w:r w:rsidRPr="00A9291C">
        <w:rPr>
          <w:rFonts w:eastAsia="Aptos"/>
          <w:u w:val="single"/>
        </w:rPr>
        <w:t>nations</w:t>
      </w:r>
      <w:r w:rsidRPr="00A9291C">
        <w:rPr>
          <w:rFonts w:eastAsia="Aptos"/>
          <w:sz w:val="16"/>
        </w:rPr>
        <w:t xml:space="preserve"> and the </w:t>
      </w:r>
      <w:r w:rsidRPr="00A9291C">
        <w:rPr>
          <w:rFonts w:eastAsia="Aptos"/>
          <w:highlight w:val="cyan"/>
          <w:u w:val="single"/>
        </w:rPr>
        <w:t>EU</w:t>
      </w:r>
      <w:r w:rsidRPr="00A9291C">
        <w:rPr>
          <w:rFonts w:eastAsia="Aptos"/>
          <w:u w:val="single"/>
        </w:rPr>
        <w:t xml:space="preserve"> are at </w:t>
      </w:r>
      <w:r w:rsidRPr="00A9291C">
        <w:rPr>
          <w:rFonts w:eastAsia="Aptos"/>
          <w:highlight w:val="cyan"/>
          <w:u w:val="single"/>
        </w:rPr>
        <w:t>risk</w:t>
      </w:r>
      <w:r w:rsidRPr="00A9291C">
        <w:rPr>
          <w:rFonts w:eastAsia="Aptos"/>
          <w:u w:val="single"/>
        </w:rPr>
        <w:t xml:space="preserve"> of </w:t>
      </w:r>
      <w:r w:rsidRPr="00A9291C">
        <w:rPr>
          <w:rFonts w:eastAsia="Aptos"/>
          <w:b/>
          <w:iCs/>
          <w:highlight w:val="cyan"/>
          <w:u w:val="single"/>
        </w:rPr>
        <w:t>becoming irrelevant</w:t>
      </w:r>
      <w:r w:rsidRPr="00A9291C">
        <w:rPr>
          <w:rFonts w:eastAsia="Aptos"/>
          <w:sz w:val="16"/>
        </w:rPr>
        <w:t xml:space="preserve">, an </w:t>
      </w:r>
      <w:r w:rsidRPr="00A9291C">
        <w:rPr>
          <w:rFonts w:eastAsia="Aptos"/>
          <w:b/>
          <w:iCs/>
          <w:highlight w:val="cyan"/>
          <w:u w:val="single"/>
        </w:rPr>
        <w:t>existential risk</w:t>
      </w:r>
      <w:r w:rsidRPr="00A9291C">
        <w:rPr>
          <w:rFonts w:eastAsia="Aptos"/>
          <w:u w:val="single"/>
        </w:rPr>
        <w:t xml:space="preserve"> they face </w:t>
      </w:r>
      <w:r w:rsidRPr="00A9291C">
        <w:rPr>
          <w:rFonts w:eastAsia="Aptos"/>
          <w:b/>
          <w:iCs/>
          <w:u w:val="single"/>
        </w:rPr>
        <w:t>collectively</w:t>
      </w:r>
      <w:r w:rsidRPr="00A9291C">
        <w:rPr>
          <w:rFonts w:eastAsia="Aptos"/>
          <w:sz w:val="16"/>
        </w:rPr>
        <w:t xml:space="preserve"> and individually. </w:t>
      </w:r>
      <w:r w:rsidRPr="00A9291C">
        <w:rPr>
          <w:rFonts w:eastAsia="Aptos"/>
          <w:u w:val="single"/>
        </w:rPr>
        <w:t xml:space="preserve">To </w:t>
      </w:r>
      <w:r w:rsidRPr="00A9291C">
        <w:rPr>
          <w:rFonts w:eastAsia="Aptos"/>
          <w:b/>
          <w:iCs/>
          <w:u w:val="single"/>
        </w:rPr>
        <w:t>counter</w:t>
      </w:r>
      <w:r w:rsidRPr="00A9291C">
        <w:rPr>
          <w:rFonts w:eastAsia="Aptos"/>
          <w:u w:val="single"/>
        </w:rPr>
        <w:t xml:space="preserve"> this risk</w:t>
      </w:r>
      <w:r w:rsidRPr="00A9291C">
        <w:rPr>
          <w:rFonts w:eastAsia="Aptos"/>
          <w:sz w:val="16"/>
        </w:rPr>
        <w:t xml:space="preserve">, the study confirms that </w:t>
      </w:r>
      <w:r w:rsidRPr="00A9291C">
        <w:rPr>
          <w:rFonts w:eastAsia="Aptos"/>
          <w:highlight w:val="cyan"/>
          <w:u w:val="single"/>
        </w:rPr>
        <w:t xml:space="preserve">Europeans need to </w:t>
      </w:r>
      <w:r w:rsidRPr="00A9291C">
        <w:rPr>
          <w:rFonts w:eastAsia="Aptos"/>
          <w:b/>
          <w:iCs/>
          <w:highlight w:val="cyan"/>
          <w:u w:val="single"/>
        </w:rPr>
        <w:t>increase</w:t>
      </w:r>
      <w:r w:rsidRPr="00A9291C">
        <w:rPr>
          <w:rFonts w:eastAsia="Aptos"/>
          <w:b/>
          <w:iCs/>
          <w:u w:val="single"/>
        </w:rPr>
        <w:t xml:space="preserve"> defence </w:t>
      </w:r>
      <w:r w:rsidRPr="00A9291C">
        <w:rPr>
          <w:rFonts w:eastAsia="Aptos"/>
          <w:b/>
          <w:iCs/>
          <w:highlight w:val="cyan"/>
          <w:u w:val="single"/>
        </w:rPr>
        <w:t>funding</w:t>
      </w:r>
      <w:r w:rsidRPr="00A9291C">
        <w:rPr>
          <w:rFonts w:eastAsia="Aptos"/>
          <w:sz w:val="16"/>
        </w:rPr>
        <w:t xml:space="preserve"> – in the case of further US disengagement possibly by </w:t>
      </w:r>
      <w:r w:rsidRPr="00A9291C">
        <w:rPr>
          <w:rFonts w:eastAsia="Aptos"/>
          <w:b/>
          <w:iCs/>
          <w:highlight w:val="cyan"/>
          <w:u w:val="single"/>
        </w:rPr>
        <w:t>above</w:t>
      </w:r>
      <w:r w:rsidRPr="00A9291C">
        <w:rPr>
          <w:rFonts w:eastAsia="Aptos"/>
          <w:highlight w:val="cyan"/>
          <w:u w:val="single"/>
        </w:rPr>
        <w:t xml:space="preserve"> 5 %</w:t>
      </w:r>
      <w:r w:rsidRPr="00A9291C">
        <w:rPr>
          <w:rFonts w:eastAsia="Aptos"/>
          <w:sz w:val="16"/>
        </w:rPr>
        <w:t xml:space="preserve"> of GDP – strengthen their capabilities, </w:t>
      </w:r>
      <w:r w:rsidRPr="00A9291C">
        <w:rPr>
          <w:rFonts w:eastAsia="Aptos"/>
          <w:u w:val="single"/>
        </w:rPr>
        <w:t xml:space="preserve">including </w:t>
      </w:r>
      <w:r w:rsidRPr="00A9291C">
        <w:rPr>
          <w:rFonts w:eastAsia="Aptos"/>
          <w:b/>
          <w:iCs/>
          <w:highlight w:val="cyan"/>
          <w:u w:val="single"/>
        </w:rPr>
        <w:t>nuclear</w:t>
      </w:r>
      <w:r w:rsidRPr="00A9291C">
        <w:rPr>
          <w:rFonts w:eastAsia="Aptos"/>
          <w:u w:val="single"/>
        </w:rPr>
        <w:t xml:space="preserve"> and </w:t>
      </w:r>
      <w:r w:rsidRPr="00A9291C">
        <w:rPr>
          <w:rFonts w:eastAsia="Aptos"/>
          <w:b/>
          <w:iCs/>
          <w:highlight w:val="cyan"/>
          <w:u w:val="single"/>
        </w:rPr>
        <w:t>space</w:t>
      </w:r>
      <w:r w:rsidRPr="00A9291C">
        <w:rPr>
          <w:rFonts w:eastAsia="Aptos"/>
          <w:u w:val="single"/>
        </w:rPr>
        <w:t xml:space="preserve"> capabilities, keep pace with the </w:t>
      </w:r>
      <w:r w:rsidRPr="00A9291C">
        <w:rPr>
          <w:rFonts w:eastAsia="Aptos"/>
          <w:b/>
          <w:iCs/>
          <w:highlight w:val="cyan"/>
          <w:u w:val="single"/>
        </w:rPr>
        <w:t>tech</w:t>
      </w:r>
      <w:r w:rsidRPr="00A9291C">
        <w:rPr>
          <w:rFonts w:eastAsia="Aptos"/>
          <w:u w:val="single"/>
        </w:rPr>
        <w:t xml:space="preserve">nological </w:t>
      </w:r>
      <w:r w:rsidRPr="00A9291C">
        <w:rPr>
          <w:rFonts w:eastAsia="Aptos"/>
          <w:b/>
          <w:iCs/>
          <w:highlight w:val="cyan"/>
          <w:u w:val="single"/>
        </w:rPr>
        <w:t>race</w:t>
      </w:r>
      <w:r w:rsidRPr="00A9291C">
        <w:rPr>
          <w:rFonts w:eastAsia="Aptos"/>
          <w:highlight w:val="cyan"/>
          <w:u w:val="single"/>
        </w:rPr>
        <w:t xml:space="preserve"> and</w:t>
      </w:r>
      <w:r w:rsidRPr="00A9291C">
        <w:rPr>
          <w:rFonts w:eastAsia="Aptos"/>
          <w:u w:val="single"/>
        </w:rPr>
        <w:t xml:space="preserve"> bolster</w:t>
      </w:r>
      <w:r w:rsidRPr="00A9291C">
        <w:rPr>
          <w:rFonts w:eastAsia="Aptos"/>
          <w:sz w:val="16"/>
        </w:rPr>
        <w:t xml:space="preserve"> the European defence </w:t>
      </w:r>
      <w:r w:rsidRPr="00A9291C">
        <w:rPr>
          <w:rFonts w:eastAsia="Aptos"/>
          <w:b/>
          <w:iCs/>
          <w:highlight w:val="cyan"/>
          <w:u w:val="single"/>
        </w:rPr>
        <w:t>industrial network</w:t>
      </w:r>
      <w:r w:rsidRPr="00A9291C">
        <w:rPr>
          <w:rFonts w:eastAsia="Aptos"/>
          <w:sz w:val="16"/>
        </w:rPr>
        <w:t xml:space="preserve">.   </w:t>
      </w:r>
    </w:p>
    <w:p w14:paraId="2013173A" w14:textId="77777777" w:rsidR="00A9291C" w:rsidRPr="00A9291C" w:rsidRDefault="00A9291C" w:rsidP="00A9291C">
      <w:pPr>
        <w:rPr>
          <w:rFonts w:eastAsia="Aptos"/>
          <w:sz w:val="16"/>
        </w:rPr>
      </w:pPr>
      <w:r w:rsidRPr="00A9291C">
        <w:rPr>
          <w:rFonts w:eastAsia="Aptos"/>
          <w:sz w:val="16"/>
        </w:rPr>
        <w:t xml:space="preserve">The study presents </w:t>
      </w:r>
      <w:proofErr w:type="gramStart"/>
      <w:r w:rsidRPr="00A9291C">
        <w:rPr>
          <w:rFonts w:eastAsia="Aptos"/>
          <w:sz w:val="16"/>
        </w:rPr>
        <w:t>a number of</w:t>
      </w:r>
      <w:proofErr w:type="gramEnd"/>
      <w:r w:rsidRPr="00A9291C">
        <w:rPr>
          <w:rFonts w:eastAsia="Aptos"/>
          <w:sz w:val="16"/>
        </w:rPr>
        <w:t xml:space="preserve"> policy considerations which may prove.</w:t>
      </w:r>
    </w:p>
    <w:p w14:paraId="176ED9EC" w14:textId="77777777" w:rsidR="00A9291C" w:rsidRPr="00A9291C" w:rsidRDefault="00A9291C" w:rsidP="00A9291C">
      <w:pPr>
        <w:keepNext/>
        <w:keepLines/>
        <w:pageBreakBefore/>
        <w:spacing w:before="40" w:after="0"/>
        <w:jc w:val="center"/>
        <w:outlineLvl w:val="2"/>
        <w:rPr>
          <w:rFonts w:eastAsia="Times New Roman" w:cs="Times New Roman"/>
          <w:b/>
          <w:sz w:val="32"/>
          <w:u w:val="single"/>
        </w:rPr>
      </w:pPr>
      <w:r w:rsidRPr="00A9291C">
        <w:rPr>
          <w:rFonts w:eastAsia="Times New Roman" w:cs="Times New Roman"/>
          <w:b/>
          <w:sz w:val="32"/>
          <w:u w:val="single"/>
        </w:rPr>
        <w:t>1NC---OFF</w:t>
      </w:r>
    </w:p>
    <w:p w14:paraId="12AB0203" w14:textId="77777777" w:rsidR="00A9291C" w:rsidRPr="00A9291C" w:rsidRDefault="00A9291C" w:rsidP="00A9291C">
      <w:pPr>
        <w:rPr>
          <w:rFonts w:eastAsia="Aptos"/>
        </w:rPr>
      </w:pPr>
      <w:r w:rsidRPr="00A9291C">
        <w:rPr>
          <w:rFonts w:eastAsia="Aptos"/>
        </w:rPr>
        <w:t>Cap K</w:t>
      </w:r>
    </w:p>
    <w:p w14:paraId="4578E74F" w14:textId="77777777" w:rsidR="00A9291C" w:rsidRPr="00A9291C" w:rsidRDefault="00A9291C" w:rsidP="00A9291C">
      <w:pPr>
        <w:keepNext/>
        <w:keepLines/>
        <w:spacing w:before="40"/>
        <w:outlineLvl w:val="3"/>
        <w:rPr>
          <w:rFonts w:eastAsia="Times New Roman"/>
          <w:bCs/>
          <w:iCs/>
          <w:sz w:val="26"/>
        </w:rPr>
      </w:pPr>
      <w:r w:rsidRPr="00A9291C">
        <w:rPr>
          <w:rFonts w:eastAsia="Times New Roman"/>
          <w:b/>
          <w:iCs/>
          <w:sz w:val="26"/>
        </w:rPr>
        <w:t xml:space="preserve">The 1AC’s advocacy for expanding military bases deploys state violence to further capitalism and military domination in a perverse “pivot to the Arctic” – </w:t>
      </w:r>
      <w:r w:rsidRPr="00A9291C">
        <w:rPr>
          <w:rFonts w:eastAsia="Times New Roman"/>
          <w:bCs/>
          <w:iCs/>
          <w:sz w:val="26"/>
        </w:rPr>
        <w:t xml:space="preserve">dispossession in South Korea proves. </w:t>
      </w:r>
    </w:p>
    <w:p w14:paraId="4A4EA0B5" w14:textId="77777777" w:rsidR="00A9291C" w:rsidRPr="00A9291C" w:rsidRDefault="00A9291C" w:rsidP="00A9291C">
      <w:pPr>
        <w:rPr>
          <w:rFonts w:eastAsia="Aptos"/>
        </w:rPr>
      </w:pPr>
      <w:r w:rsidRPr="00A9291C">
        <w:rPr>
          <w:rFonts w:eastAsia="Aptos"/>
          <w:b/>
          <w:bCs/>
          <w:sz w:val="26"/>
        </w:rPr>
        <w:t xml:space="preserve">Man et. </w:t>
      </w:r>
      <w:proofErr w:type="gramStart"/>
      <w:r w:rsidRPr="00A9291C">
        <w:rPr>
          <w:rFonts w:eastAsia="Aptos"/>
          <w:b/>
          <w:bCs/>
          <w:sz w:val="26"/>
        </w:rPr>
        <w:t>al</w:t>
      </w:r>
      <w:proofErr w:type="gramEnd"/>
      <w:r w:rsidRPr="00A9291C">
        <w:rPr>
          <w:rFonts w:eastAsia="Aptos"/>
          <w:b/>
          <w:bCs/>
          <w:sz w:val="26"/>
        </w:rPr>
        <w:t xml:space="preserve"> ’19</w:t>
      </w:r>
      <w:r w:rsidRPr="00A9291C">
        <w:rPr>
          <w:rFonts w:eastAsia="Aptos"/>
        </w:rPr>
        <w:t xml:space="preserve">. [Simeon Man; Assistant Professor of History at the University of California, San Diego A. Naomi Paik; A. Naomi Paik is associate professor of criminology, law, and justice and global Asian studies at the University of Illinois, Chicago. Melina Pappademos; Melina Pappademos is associate professor of history and Africana studies at the University of Connecticut]. </w:t>
      </w:r>
      <w:r w:rsidRPr="00A9291C">
        <w:rPr>
          <w:rFonts w:eastAsia="Aptos"/>
          <w:lang w:val="fr-FR"/>
        </w:rPr>
        <w:t xml:space="preserve">"Violent Entanglements." No Publication. </w:t>
      </w:r>
      <w:proofErr w:type="gramStart"/>
      <w:r w:rsidRPr="00A9291C">
        <w:rPr>
          <w:rFonts w:eastAsia="Aptos"/>
          <w:color w:val="467886"/>
          <w:u w:val="single"/>
          <w:lang w:val="fr-FR"/>
        </w:rPr>
        <w:t>https://read.dukeupress.edu/radical-history-review/article/2019/133/1/137327/Violent-EntanglementsMilitarism-and-Capitalism</w:t>
      </w:r>
      <w:r w:rsidRPr="00A9291C">
        <w:rPr>
          <w:rFonts w:eastAsia="Aptos"/>
          <w:lang w:val="fr-FR"/>
        </w:rPr>
        <w:t>?</w:t>
      </w:r>
      <w:proofErr w:type="gramEnd"/>
      <w:r w:rsidRPr="00A9291C">
        <w:rPr>
          <w:rFonts w:eastAsia="Aptos"/>
          <w:lang w:val="fr-FR"/>
        </w:rPr>
        <w:t xml:space="preserve">  </w:t>
      </w:r>
      <w:r w:rsidRPr="00A9291C">
        <w:rPr>
          <w:rFonts w:eastAsia="Aptos"/>
        </w:rPr>
        <w:t>//KKang</w:t>
      </w:r>
    </w:p>
    <w:p w14:paraId="457825E2" w14:textId="77777777" w:rsidR="00A9291C" w:rsidRPr="00A9291C" w:rsidRDefault="00A9291C" w:rsidP="00A9291C">
      <w:pPr>
        <w:rPr>
          <w:rFonts w:eastAsia="Aptos"/>
        </w:rPr>
      </w:pPr>
      <w:r w:rsidRPr="00A9291C">
        <w:rPr>
          <w:rFonts w:eastAsia="Aptos"/>
        </w:rPr>
        <w:t xml:space="preserve">The expropriation of land in Daechuri was not carried out with the intention of creating workers for the capitalist economy of the military base, though it certainly achieves that outcome. </w:t>
      </w:r>
      <w:r w:rsidRPr="00A9291C">
        <w:rPr>
          <w:rFonts w:eastAsia="Aptos"/>
          <w:u w:val="single"/>
        </w:rPr>
        <w:t xml:space="preserve">Instead, </w:t>
      </w:r>
      <w:r w:rsidRPr="00A9291C">
        <w:rPr>
          <w:rFonts w:eastAsia="Aptos"/>
          <w:highlight w:val="cyan"/>
          <w:u w:val="single"/>
        </w:rPr>
        <w:t>the DOD</w:t>
      </w:r>
      <w:r w:rsidRPr="00A9291C">
        <w:rPr>
          <w:rFonts w:eastAsia="Aptos"/>
          <w:u w:val="single"/>
        </w:rPr>
        <w:t xml:space="preserve"> </w:t>
      </w:r>
      <w:r w:rsidRPr="00A9291C">
        <w:rPr>
          <w:rFonts w:eastAsia="Aptos"/>
          <w:highlight w:val="cyan"/>
          <w:u w:val="single"/>
        </w:rPr>
        <w:t>needed</w:t>
      </w:r>
      <w:r w:rsidRPr="00A9291C">
        <w:rPr>
          <w:rFonts w:eastAsia="Aptos"/>
          <w:u w:val="single"/>
        </w:rPr>
        <w:t xml:space="preserve"> the land for </w:t>
      </w:r>
      <w:r w:rsidRPr="00A9291C">
        <w:rPr>
          <w:rFonts w:eastAsia="Aptos"/>
          <w:highlight w:val="cyan"/>
          <w:u w:val="single"/>
        </w:rPr>
        <w:t>a strategically located military base</w:t>
      </w:r>
      <w:r w:rsidRPr="00A9291C">
        <w:rPr>
          <w:rFonts w:eastAsia="Aptos"/>
          <w:u w:val="single"/>
        </w:rPr>
        <w:t xml:space="preserve"> meant </w:t>
      </w:r>
      <w:r w:rsidRPr="00A9291C">
        <w:rPr>
          <w:rFonts w:eastAsia="Aptos"/>
          <w:highlight w:val="cyan"/>
          <w:u w:val="single"/>
        </w:rPr>
        <w:t xml:space="preserve">to secure </w:t>
      </w:r>
      <w:r w:rsidRPr="00A9291C">
        <w:rPr>
          <w:rFonts w:eastAsia="Aptos"/>
          <w:b/>
          <w:iCs/>
          <w:highlight w:val="cyan"/>
          <w:u w:val="single"/>
          <w:bdr w:val="single" w:sz="8" w:space="0" w:color="auto"/>
        </w:rPr>
        <w:t>US geopolitical and capitalist interests</w:t>
      </w:r>
      <w:r w:rsidRPr="00A9291C">
        <w:rPr>
          <w:rFonts w:eastAsia="Aptos"/>
          <w:u w:val="single"/>
        </w:rPr>
        <w:t xml:space="preserve"> in Asia. Here, we see the transnational collaboration of state violence at work between the South Korean state and the US empire. </w:t>
      </w:r>
      <w:r w:rsidRPr="00A9291C">
        <w:rPr>
          <w:rFonts w:eastAsia="Aptos"/>
          <w:highlight w:val="cyan"/>
          <w:u w:val="single"/>
        </w:rPr>
        <w:t>The deployment of South Korean police</w:t>
      </w:r>
      <w:r w:rsidRPr="00A9291C">
        <w:rPr>
          <w:rFonts w:eastAsia="Aptos"/>
          <w:u w:val="single"/>
        </w:rPr>
        <w:t xml:space="preserve"> and military to remove Daechuri residents </w:t>
      </w:r>
      <w:r w:rsidRPr="00A9291C">
        <w:rPr>
          <w:rFonts w:eastAsia="Aptos"/>
          <w:highlight w:val="cyan"/>
          <w:u w:val="single"/>
        </w:rPr>
        <w:t>exemplifies a</w:t>
      </w:r>
      <w:r w:rsidRPr="00A9291C">
        <w:rPr>
          <w:rFonts w:eastAsia="Aptos"/>
          <w:u w:val="single"/>
        </w:rPr>
        <w:t xml:space="preserve"> longer </w:t>
      </w:r>
      <w:r w:rsidRPr="00A9291C">
        <w:rPr>
          <w:rFonts w:eastAsia="Aptos"/>
          <w:highlight w:val="cyan"/>
          <w:u w:val="single"/>
        </w:rPr>
        <w:t>history of</w:t>
      </w:r>
      <w:r w:rsidRPr="00A9291C">
        <w:rPr>
          <w:rFonts w:eastAsia="Aptos"/>
          <w:u w:val="single"/>
        </w:rPr>
        <w:t xml:space="preserve"> the collusion of South Korean “</w:t>
      </w:r>
      <w:r w:rsidRPr="00A9291C">
        <w:rPr>
          <w:rFonts w:eastAsia="Aptos"/>
          <w:highlight w:val="cyan"/>
          <w:u w:val="single"/>
        </w:rPr>
        <w:t>violence</w:t>
      </w:r>
      <w:r w:rsidRPr="00A9291C">
        <w:rPr>
          <w:rFonts w:eastAsia="Aptos"/>
          <w:u w:val="single"/>
        </w:rPr>
        <w:t xml:space="preserve"> workers</w:t>
      </w:r>
      <w:r w:rsidRPr="00A9291C">
        <w:rPr>
          <w:rFonts w:eastAsia="Aptos"/>
        </w:rPr>
        <w:t xml:space="preserve">”5 operating on behalf of the United States to ensure the continued US “protection” of South Korea from communist incursions on its borders. </w:t>
      </w:r>
      <w:r w:rsidRPr="00A9291C">
        <w:rPr>
          <w:rFonts w:eastAsia="Aptos"/>
          <w:u w:val="single"/>
        </w:rPr>
        <w:t>We saw this in the 1960s, when the South Korean government deployed 340,000 of its citizens to fight and die in the US war in Vietnam,</w:t>
      </w:r>
      <w:r w:rsidRPr="00A9291C">
        <w:rPr>
          <w:rFonts w:eastAsia="Aptos"/>
        </w:rPr>
        <w:t xml:space="preserve"> and when it has suppressed the “Yankee Go Home!” antimilitary protests that have erupted continuously since the 1980s. The expansion of US imperial capital in the post-1945 era has required the outsourcing of state violence to host countries and allied states, so that the US military can keep its hands clean in quelling popular resistance while continuing its operations.6</w:t>
      </w:r>
    </w:p>
    <w:p w14:paraId="2D5218AF" w14:textId="77777777" w:rsidR="00A9291C" w:rsidRPr="00A9291C" w:rsidRDefault="00A9291C" w:rsidP="00A9291C">
      <w:pPr>
        <w:rPr>
          <w:rFonts w:eastAsia="Aptos"/>
        </w:rPr>
      </w:pPr>
      <w:r w:rsidRPr="00A9291C">
        <w:rPr>
          <w:rFonts w:eastAsia="Aptos"/>
          <w:u w:val="single"/>
        </w:rPr>
        <w:t xml:space="preserve">Indeed, </w:t>
      </w:r>
      <w:r w:rsidRPr="00A9291C">
        <w:rPr>
          <w:rFonts w:eastAsia="Aptos"/>
          <w:highlight w:val="cyan"/>
          <w:u w:val="single"/>
        </w:rPr>
        <w:t>the expansion of Camp Humphreys is part of</w:t>
      </w:r>
      <w:r w:rsidRPr="00A9291C">
        <w:rPr>
          <w:rFonts w:eastAsia="Aptos"/>
          <w:u w:val="single"/>
        </w:rPr>
        <w:t xml:space="preserve"> an extensive, long-term </w:t>
      </w:r>
      <w:r w:rsidRPr="00A9291C">
        <w:rPr>
          <w:rFonts w:eastAsia="Aptos"/>
          <w:highlight w:val="cyan"/>
          <w:u w:val="single"/>
        </w:rPr>
        <w:t>reposturing</w:t>
      </w:r>
      <w:r w:rsidRPr="00A9291C">
        <w:rPr>
          <w:rFonts w:eastAsia="Aptos"/>
          <w:u w:val="single"/>
        </w:rPr>
        <w:t xml:space="preserve"> of </w:t>
      </w:r>
      <w:r w:rsidRPr="00A9291C">
        <w:rPr>
          <w:rFonts w:eastAsia="Aptos"/>
          <w:highlight w:val="cyan"/>
          <w:u w:val="single"/>
        </w:rPr>
        <w:t>the US military</w:t>
      </w:r>
      <w:r w:rsidRPr="00A9291C">
        <w:rPr>
          <w:rFonts w:eastAsia="Aptos"/>
          <w:u w:val="single"/>
        </w:rPr>
        <w:t xml:space="preserve"> in Asia that aligns </w:t>
      </w:r>
      <w:r w:rsidRPr="00A9291C">
        <w:rPr>
          <w:rFonts w:eastAsia="Aptos"/>
          <w:highlight w:val="cyan"/>
          <w:u w:val="single"/>
        </w:rPr>
        <w:t xml:space="preserve">with the </w:t>
      </w:r>
      <w:r w:rsidRPr="00A9291C">
        <w:rPr>
          <w:rFonts w:eastAsia="Aptos"/>
          <w:b/>
          <w:iCs/>
          <w:highlight w:val="cyan"/>
          <w:u w:val="single"/>
          <w:bdr w:val="single" w:sz="8" w:space="0" w:color="auto"/>
        </w:rPr>
        <w:t>“pivot to Asia”</w:t>
      </w:r>
      <w:r w:rsidRPr="00A9291C">
        <w:rPr>
          <w:rFonts w:eastAsia="Aptos"/>
          <w:u w:val="single"/>
        </w:rPr>
        <w:t xml:space="preserve"> </w:t>
      </w:r>
      <w:r w:rsidRPr="00A9291C">
        <w:rPr>
          <w:rFonts w:eastAsia="Aptos"/>
        </w:rPr>
        <w:t>policy begun under the Obama administration. The expansion entails closing the Yongsan Garrison in Seoul, the headquarters of the US forces in Korea and a major site of South Korean citizens’ protest, and restationing troops away from the Seoul metropolitan area and the Demilitarized Zone.</w:t>
      </w:r>
      <w:r w:rsidRPr="00A9291C">
        <w:rPr>
          <w:rFonts w:eastAsia="Aptos"/>
          <w:u w:val="single"/>
        </w:rPr>
        <w:t xml:space="preserve">7 Camp Humphreys’s </w:t>
      </w:r>
      <w:r w:rsidRPr="00A9291C">
        <w:rPr>
          <w:rFonts w:eastAsia="Aptos"/>
          <w:highlight w:val="cyan"/>
          <w:u w:val="single"/>
        </w:rPr>
        <w:t>geographical siting signals the attempt by the U</w:t>
      </w:r>
      <w:r w:rsidRPr="00A9291C">
        <w:rPr>
          <w:rFonts w:eastAsia="Aptos"/>
          <w:u w:val="single"/>
        </w:rPr>
        <w:t xml:space="preserve">nited </w:t>
      </w:r>
      <w:r w:rsidRPr="00A9291C">
        <w:rPr>
          <w:rFonts w:eastAsia="Aptos"/>
          <w:highlight w:val="cyan"/>
          <w:u w:val="single"/>
        </w:rPr>
        <w:t>S</w:t>
      </w:r>
      <w:r w:rsidRPr="00A9291C">
        <w:rPr>
          <w:rFonts w:eastAsia="Aptos"/>
          <w:u w:val="single"/>
        </w:rPr>
        <w:t>tates to strengthen its position in the Asia-Pacific region. The Trans-Pacific Partnership (TPP) was a part of this “pivot to Asia” that relies on relationships of diplomacy, including trade and commerce, but is also always backed up by the muscle of the military.</w:t>
      </w:r>
      <w:r w:rsidRPr="00A9291C">
        <w:rPr>
          <w:rFonts w:eastAsia="Aptos"/>
        </w:rPr>
        <w:t xml:space="preserve"> The apparent demise of the TPP means that Camp Humphreys will likely become increasingly important to US dominance in the region, especially against the rising competitive power of China, which is already making its own trade agreements with nations like Malaysia in the wake of TPP’s demise and creating new artificial islands for military bases in the region.8</w:t>
      </w:r>
    </w:p>
    <w:p w14:paraId="4189B349" w14:textId="77777777" w:rsidR="00A9291C" w:rsidRPr="00A9291C" w:rsidRDefault="00A9291C" w:rsidP="00A9291C">
      <w:pPr>
        <w:rPr>
          <w:rFonts w:eastAsia="Aptos"/>
        </w:rPr>
      </w:pPr>
      <w:r w:rsidRPr="00A9291C">
        <w:rPr>
          <w:rFonts w:eastAsia="Aptos"/>
          <w:u w:val="single"/>
        </w:rPr>
        <w:t xml:space="preserve">We open with a discussion of the Daechuri Art and Peace Village and Camp Humphreys because </w:t>
      </w:r>
      <w:r w:rsidRPr="00A9291C">
        <w:rPr>
          <w:rFonts w:eastAsia="Aptos"/>
          <w:highlight w:val="cyan"/>
          <w:u w:val="single"/>
        </w:rPr>
        <w:t>these</w:t>
      </w:r>
      <w:r w:rsidRPr="00A9291C">
        <w:rPr>
          <w:rFonts w:eastAsia="Aptos"/>
          <w:u w:val="single"/>
        </w:rPr>
        <w:t xml:space="preserve"> </w:t>
      </w:r>
      <w:r w:rsidRPr="00A9291C">
        <w:rPr>
          <w:rFonts w:eastAsia="Aptos"/>
          <w:highlight w:val="cyan"/>
          <w:u w:val="single"/>
        </w:rPr>
        <w:t xml:space="preserve">spaces </w:t>
      </w:r>
      <w:r w:rsidRPr="00A9291C">
        <w:rPr>
          <w:rFonts w:eastAsia="Aptos"/>
          <w:u w:val="single"/>
        </w:rPr>
        <w:t xml:space="preserve">highlight many of the </w:t>
      </w:r>
      <w:r w:rsidRPr="00A9291C">
        <w:rPr>
          <w:rFonts w:eastAsia="Aptos"/>
          <w:b/>
          <w:bCs/>
          <w:highlight w:val="cyan"/>
          <w:u w:val="single"/>
        </w:rPr>
        <w:t>critical issues threaded</w:t>
      </w:r>
      <w:r w:rsidRPr="00A9291C">
        <w:rPr>
          <w:rFonts w:eastAsia="Aptos"/>
          <w:highlight w:val="cyan"/>
          <w:u w:val="single"/>
        </w:rPr>
        <w:t xml:space="preserve"> through t</w:t>
      </w:r>
      <w:r w:rsidRPr="00A9291C">
        <w:rPr>
          <w:rFonts w:eastAsia="Aptos"/>
          <w:u w:val="single"/>
        </w:rPr>
        <w:t xml:space="preserve">he pages that follow: </w:t>
      </w:r>
      <w:r w:rsidRPr="00A9291C">
        <w:rPr>
          <w:rFonts w:eastAsia="Aptos"/>
          <w:b/>
          <w:iCs/>
          <w:highlight w:val="cyan"/>
          <w:u w:val="single"/>
          <w:bdr w:val="single" w:sz="8" w:space="0" w:color="auto"/>
        </w:rPr>
        <w:t>militarism as a structure</w:t>
      </w:r>
      <w:r w:rsidRPr="00A9291C">
        <w:rPr>
          <w:rFonts w:eastAsia="Aptos"/>
          <w:u w:val="single"/>
        </w:rPr>
        <w:t xml:space="preserve"> of everyday life under capitalism; </w:t>
      </w:r>
      <w:r w:rsidRPr="00A9291C">
        <w:rPr>
          <w:rFonts w:eastAsia="Aptos"/>
          <w:highlight w:val="cyan"/>
          <w:u w:val="single"/>
        </w:rPr>
        <w:t>the role of the state in managing</w:t>
      </w:r>
      <w:r w:rsidRPr="00A9291C">
        <w:rPr>
          <w:rFonts w:eastAsia="Aptos"/>
          <w:u w:val="single"/>
        </w:rPr>
        <w:t xml:space="preserve"> the contradictions of militarized </w:t>
      </w:r>
      <w:r w:rsidRPr="00A9291C">
        <w:rPr>
          <w:rFonts w:eastAsia="Aptos"/>
          <w:highlight w:val="cyan"/>
          <w:u w:val="single"/>
        </w:rPr>
        <w:t>capital</w:t>
      </w:r>
      <w:r w:rsidRPr="00A9291C">
        <w:rPr>
          <w:rFonts w:eastAsia="Aptos"/>
          <w:u w:val="single"/>
        </w:rPr>
        <w:t xml:space="preserve">, from suppressing dissent to mobilizing labor; violence that exceeds the temporal and spatial boundaries of formal combat, </w:t>
      </w:r>
      <w:r w:rsidRPr="00A9291C">
        <w:rPr>
          <w:rFonts w:eastAsia="Aptos"/>
          <w:highlight w:val="cyan"/>
          <w:u w:val="single"/>
        </w:rPr>
        <w:t>as well as</w:t>
      </w:r>
      <w:r w:rsidRPr="00A9291C">
        <w:rPr>
          <w:rFonts w:eastAsia="Aptos"/>
          <w:u w:val="single"/>
        </w:rPr>
        <w:t xml:space="preserve"> the discursive boundary between “</w:t>
      </w:r>
      <w:r w:rsidRPr="00A9291C">
        <w:rPr>
          <w:rFonts w:eastAsia="Aptos"/>
          <w:b/>
          <w:bCs/>
          <w:highlight w:val="cyan"/>
          <w:u w:val="single"/>
        </w:rPr>
        <w:t>soft” and “hard” power</w:t>
      </w:r>
      <w:r w:rsidRPr="00A9291C">
        <w:rPr>
          <w:rFonts w:eastAsia="Aptos"/>
          <w:u w:val="single"/>
        </w:rPr>
        <w:t>; and the spaces of sociality where local workers and foreign soldiers interact</w:t>
      </w:r>
      <w:r w:rsidRPr="00A9291C">
        <w:rPr>
          <w:rFonts w:eastAsia="Aptos"/>
        </w:rPr>
        <w:t xml:space="preserve">. The following essays show that the relations of violence that converged in Pyeongtaek in recent years are not exceptional to this </w:t>
      </w:r>
      <w:proofErr w:type="gramStart"/>
      <w:r w:rsidRPr="00A9291C">
        <w:rPr>
          <w:rFonts w:eastAsia="Aptos"/>
        </w:rPr>
        <w:t>particular locale</w:t>
      </w:r>
      <w:proofErr w:type="gramEnd"/>
      <w:r w:rsidRPr="00A9291C">
        <w:rPr>
          <w:rFonts w:eastAsia="Aptos"/>
        </w:rPr>
        <w:t xml:space="preserve"> but have animated other sites of the </w:t>
      </w:r>
      <w:proofErr w:type="gramStart"/>
      <w:r w:rsidRPr="00A9291C">
        <w:rPr>
          <w:rFonts w:eastAsia="Aptos"/>
        </w:rPr>
        <w:t>US</w:t>
      </w:r>
      <w:proofErr w:type="gramEnd"/>
      <w:r w:rsidRPr="00A9291C">
        <w:rPr>
          <w:rFonts w:eastAsia="Aptos"/>
        </w:rPr>
        <w:t xml:space="preserve"> empire where the imperatives of militarism and capitalism converge. They also show the creative militancy of people who are on the front lines of documenting communities and lifeways lost to these convergent forces—</w:t>
      </w:r>
      <w:proofErr w:type="gramStart"/>
      <w:r w:rsidRPr="00A9291C">
        <w:rPr>
          <w:rFonts w:eastAsia="Aptos"/>
        </w:rPr>
        <w:t>similar to</w:t>
      </w:r>
      <w:proofErr w:type="gramEnd"/>
      <w:r w:rsidRPr="00A9291C">
        <w:rPr>
          <w:rFonts w:eastAsia="Aptos"/>
        </w:rPr>
        <w:t xml:space="preserve"> the art making and place-based memorialization at Daechuri—and who insist that another world is possible.</w:t>
      </w:r>
    </w:p>
    <w:p w14:paraId="5AAFDCD2" w14:textId="77777777" w:rsidR="00A9291C" w:rsidRPr="00A9291C" w:rsidRDefault="00A9291C" w:rsidP="00A9291C">
      <w:pPr>
        <w:keepNext/>
        <w:keepLines/>
        <w:spacing w:before="40"/>
        <w:outlineLvl w:val="3"/>
        <w:rPr>
          <w:rFonts w:eastAsia="MS Gothic"/>
          <w:b/>
          <w:iCs/>
          <w:sz w:val="26"/>
        </w:rPr>
      </w:pPr>
      <w:r w:rsidRPr="00A9291C">
        <w:rPr>
          <w:rFonts w:eastAsia="MS Gothic"/>
          <w:b/>
          <w:iCs/>
          <w:sz w:val="26"/>
        </w:rPr>
        <w:t xml:space="preserve">Capitalism is the root cause of militarism, nuclear war, and environmental destruction. Guarantees </w:t>
      </w:r>
      <w:r w:rsidRPr="00A9291C">
        <w:rPr>
          <w:rFonts w:eastAsia="MS Gothic"/>
          <w:b/>
          <w:iCs/>
          <w:sz w:val="26"/>
          <w:u w:val="single"/>
        </w:rPr>
        <w:t>extinction</w:t>
      </w:r>
      <w:r w:rsidRPr="00A9291C">
        <w:rPr>
          <w:rFonts w:eastAsia="MS Gothic"/>
          <w:b/>
          <w:iCs/>
          <w:sz w:val="26"/>
        </w:rPr>
        <w:t xml:space="preserve">. </w:t>
      </w:r>
    </w:p>
    <w:p w14:paraId="27B7544F" w14:textId="77777777" w:rsidR="00A9291C" w:rsidRPr="00A9291C" w:rsidRDefault="00A9291C" w:rsidP="00A9291C">
      <w:pPr>
        <w:rPr>
          <w:rFonts w:eastAsia="Calibri"/>
        </w:rPr>
      </w:pPr>
      <w:r w:rsidRPr="00A9291C">
        <w:rPr>
          <w:rFonts w:eastAsia="Calibri"/>
          <w:b/>
          <w:bCs/>
          <w:sz w:val="26"/>
        </w:rPr>
        <w:t>Handel and Derber 23</w:t>
      </w:r>
      <w:r w:rsidRPr="00A9291C">
        <w:rPr>
          <w:rFonts w:eastAsia="Calibri"/>
        </w:rPr>
        <w:t xml:space="preserve">---Peter Handel, a freelance writer, interviewing Charles Derber, a professor of sociology at Boston College and the author of 26 books on politics, democracy, war, corporations, capitalism, and climate change. (“We Must Reckon </w:t>
      </w:r>
      <w:proofErr w:type="gramStart"/>
      <w:r w:rsidRPr="00A9291C">
        <w:rPr>
          <w:rFonts w:eastAsia="Calibri"/>
        </w:rPr>
        <w:t>With</w:t>
      </w:r>
      <w:proofErr w:type="gramEnd"/>
      <w:r w:rsidRPr="00A9291C">
        <w:rPr>
          <w:rFonts w:eastAsia="Calibri"/>
        </w:rPr>
        <w:t xml:space="preserve"> the Most Dangerous System of Extinction Humans Ever Created”, Truthout, 12-30-2023, https://truthout.org/articles/we-must-reckon-with-the-most-dangerous-system-of-extinction-humans-ever-created/)</w:t>
      </w:r>
    </w:p>
    <w:p w14:paraId="3F2A2361" w14:textId="77777777" w:rsidR="00A9291C" w:rsidRPr="00A9291C" w:rsidRDefault="00A9291C" w:rsidP="00A9291C">
      <w:pPr>
        <w:rPr>
          <w:rFonts w:eastAsia="Calibri"/>
          <w:sz w:val="16"/>
        </w:rPr>
      </w:pPr>
      <w:r w:rsidRPr="00A9291C">
        <w:rPr>
          <w:rFonts w:eastAsia="Calibri"/>
          <w:sz w:val="16"/>
        </w:rPr>
        <w:t>Peter Handel: In your new book, Dying for Capitalism, you write “a ‘triangle of extinction’ that connects capitalism, environmental death and war creates an emergency that humanity-as-a-whole has never faced before.” How are these things interlinked?</w:t>
      </w:r>
    </w:p>
    <w:p w14:paraId="4E9C216B" w14:textId="77777777" w:rsidR="00A9291C" w:rsidRPr="00A9291C" w:rsidRDefault="00A9291C" w:rsidP="00A9291C">
      <w:pPr>
        <w:rPr>
          <w:rFonts w:eastAsia="Calibri"/>
          <w:sz w:val="16"/>
        </w:rPr>
      </w:pPr>
      <w:r w:rsidRPr="00A9291C">
        <w:rPr>
          <w:rFonts w:eastAsia="Calibri"/>
          <w:sz w:val="16"/>
        </w:rPr>
        <w:t>Charles Derber: Americans are normalizing what is truly the greatest emergency ever faced by humanity — one threatening to doom all life species. In an earlier 2010 book, Greed to Green, I argued that President Obama should declare a national emergency to stop impending climate extinction and wake up Americans. Obama did not declare the emergency, and millions of Americans didn’t wake up.</w:t>
      </w:r>
    </w:p>
    <w:p w14:paraId="56BAF643" w14:textId="77777777" w:rsidR="00A9291C" w:rsidRPr="00A9291C" w:rsidRDefault="00A9291C" w:rsidP="00A9291C">
      <w:pPr>
        <w:rPr>
          <w:rFonts w:eastAsia="Calibri"/>
          <w:sz w:val="16"/>
        </w:rPr>
      </w:pPr>
      <w:r w:rsidRPr="00A9291C">
        <w:rPr>
          <w:rFonts w:eastAsia="Calibri"/>
          <w:sz w:val="16"/>
        </w:rPr>
        <w:t xml:space="preserve">Dying for Capitalism shows </w:t>
      </w:r>
      <w:r w:rsidRPr="00A9291C">
        <w:rPr>
          <w:rFonts w:eastAsia="Calibri"/>
          <w:u w:val="single"/>
        </w:rPr>
        <w:t xml:space="preserve">the </w:t>
      </w:r>
      <w:r w:rsidRPr="00A9291C">
        <w:rPr>
          <w:rFonts w:eastAsia="Calibri"/>
          <w:b/>
          <w:iCs/>
          <w:highlight w:val="cyan"/>
          <w:u w:val="single"/>
          <w:bdr w:val="single" w:sz="8" w:space="0" w:color="auto"/>
        </w:rPr>
        <w:t>existential</w:t>
      </w:r>
      <w:r w:rsidRPr="00A9291C">
        <w:rPr>
          <w:rFonts w:eastAsia="Calibri"/>
          <w:highlight w:val="cyan"/>
          <w:u w:val="single"/>
        </w:rPr>
        <w:t xml:space="preserve"> threat </w:t>
      </w:r>
      <w:r w:rsidRPr="00A9291C">
        <w:rPr>
          <w:rFonts w:eastAsia="Calibri"/>
          <w:u w:val="single"/>
        </w:rPr>
        <w:t xml:space="preserve">has </w:t>
      </w:r>
      <w:r w:rsidRPr="00A9291C">
        <w:rPr>
          <w:rFonts w:eastAsia="Calibri"/>
          <w:b/>
          <w:iCs/>
          <w:highlight w:val="cyan"/>
          <w:u w:val="single"/>
          <w:bdr w:val="single" w:sz="8" w:space="0" w:color="auto"/>
        </w:rPr>
        <w:t>grown</w:t>
      </w:r>
      <w:r w:rsidRPr="00A9291C">
        <w:rPr>
          <w:rFonts w:eastAsia="Calibri"/>
          <w:u w:val="single"/>
        </w:rPr>
        <w:t xml:space="preserve"> faster</w:t>
      </w:r>
      <w:r w:rsidRPr="00A9291C">
        <w:rPr>
          <w:rFonts w:eastAsia="Calibri"/>
          <w:sz w:val="16"/>
        </w:rPr>
        <w:t xml:space="preserve"> than I had imagined. </w:t>
      </w:r>
      <w:r w:rsidRPr="00A9291C">
        <w:rPr>
          <w:rFonts w:eastAsia="Calibri"/>
          <w:u w:val="single"/>
        </w:rPr>
        <w:t xml:space="preserve">This is </w:t>
      </w:r>
      <w:r w:rsidRPr="00A9291C">
        <w:rPr>
          <w:rFonts w:eastAsia="Calibri"/>
          <w:b/>
          <w:iCs/>
          <w:u w:val="single"/>
          <w:bdr w:val="single" w:sz="8" w:space="0" w:color="auto"/>
        </w:rPr>
        <w:t>not simply</w:t>
      </w:r>
      <w:r w:rsidRPr="00A9291C">
        <w:rPr>
          <w:rFonts w:eastAsia="Calibri"/>
          <w:u w:val="single"/>
        </w:rPr>
        <w:t xml:space="preserve"> because of the </w:t>
      </w:r>
      <w:r w:rsidRPr="00A9291C">
        <w:rPr>
          <w:rFonts w:eastAsia="Calibri"/>
          <w:b/>
          <w:iCs/>
          <w:u w:val="single"/>
          <w:bdr w:val="single" w:sz="8" w:space="0" w:color="auto"/>
        </w:rPr>
        <w:t>acceleration</w:t>
      </w:r>
      <w:r w:rsidRPr="00A9291C">
        <w:rPr>
          <w:rFonts w:eastAsia="Calibri"/>
          <w:u w:val="single"/>
        </w:rPr>
        <w:t xml:space="preserve"> of </w:t>
      </w:r>
      <w:r w:rsidRPr="00A9291C">
        <w:rPr>
          <w:rFonts w:eastAsia="Calibri"/>
          <w:highlight w:val="cyan"/>
          <w:u w:val="single"/>
        </w:rPr>
        <w:t>climate tip</w:t>
      </w:r>
      <w:r w:rsidRPr="00A9291C">
        <w:rPr>
          <w:rFonts w:eastAsia="Calibri"/>
          <w:b/>
          <w:iCs/>
          <w:highlight w:val="cyan"/>
          <w:u w:val="single"/>
          <w:bdr w:val="single" w:sz="8" w:space="0" w:color="auto"/>
        </w:rPr>
        <w:t>ping points</w:t>
      </w:r>
      <w:r w:rsidRPr="00A9291C">
        <w:rPr>
          <w:rFonts w:eastAsia="Calibri"/>
          <w:u w:val="single"/>
        </w:rPr>
        <w:t xml:space="preserve"> but the escalating </w:t>
      </w:r>
      <w:r w:rsidRPr="00A9291C">
        <w:rPr>
          <w:rFonts w:eastAsia="Calibri"/>
          <w:b/>
          <w:iCs/>
          <w:highlight w:val="cyan"/>
          <w:u w:val="single"/>
          <w:bdr w:val="single" w:sz="8" w:space="0" w:color="auto"/>
        </w:rPr>
        <w:t>risk</w:t>
      </w:r>
      <w:r w:rsidRPr="00A9291C">
        <w:rPr>
          <w:rFonts w:eastAsia="Calibri"/>
          <w:highlight w:val="cyan"/>
          <w:u w:val="single"/>
        </w:rPr>
        <w:t xml:space="preserve"> of nuc</w:t>
      </w:r>
      <w:r w:rsidRPr="00A9291C">
        <w:rPr>
          <w:rFonts w:eastAsia="Calibri"/>
          <w:u w:val="single"/>
        </w:rPr>
        <w:t xml:space="preserve">lear </w:t>
      </w:r>
      <w:r w:rsidRPr="00A9291C">
        <w:rPr>
          <w:rFonts w:eastAsia="Calibri"/>
          <w:highlight w:val="cyan"/>
          <w:u w:val="single"/>
        </w:rPr>
        <w:t>war</w:t>
      </w:r>
      <w:r w:rsidRPr="00A9291C">
        <w:rPr>
          <w:rFonts w:eastAsia="Calibri"/>
          <w:sz w:val="16"/>
        </w:rPr>
        <w:t xml:space="preserve"> arising from an increasingly unstable and militarized international and American world order. Witness not just Ukraine after U.S.-driven NATO expansion to the Russian border but the bipartisan new Cold War with China and today’s erupting wars in the Middle East.</w:t>
      </w:r>
    </w:p>
    <w:p w14:paraId="5D8653DC" w14:textId="77777777" w:rsidR="00A9291C" w:rsidRPr="00A9291C" w:rsidRDefault="00A9291C" w:rsidP="00A9291C">
      <w:pPr>
        <w:rPr>
          <w:rFonts w:eastAsia="Calibri"/>
          <w:sz w:val="16"/>
        </w:rPr>
      </w:pPr>
      <w:r w:rsidRPr="00A9291C">
        <w:rPr>
          <w:rFonts w:eastAsia="Calibri"/>
          <w:sz w:val="16"/>
        </w:rPr>
        <w:t xml:space="preserve">As </w:t>
      </w:r>
      <w:r w:rsidRPr="00A9291C">
        <w:rPr>
          <w:rFonts w:eastAsia="Calibri"/>
          <w:u w:val="single"/>
        </w:rPr>
        <w:t xml:space="preserve">people are </w:t>
      </w:r>
      <w:r w:rsidRPr="00A9291C">
        <w:rPr>
          <w:rFonts w:eastAsia="Calibri"/>
          <w:b/>
          <w:iCs/>
          <w:u w:val="single"/>
          <w:bdr w:val="single" w:sz="8" w:space="0" w:color="auto"/>
        </w:rPr>
        <w:t>dying</w:t>
      </w:r>
      <w:r w:rsidRPr="00A9291C">
        <w:rPr>
          <w:rFonts w:eastAsia="Calibri"/>
          <w:u w:val="single"/>
        </w:rPr>
        <w:t xml:space="preserve"> for capitalism</w:t>
      </w:r>
      <w:r w:rsidRPr="00A9291C">
        <w:rPr>
          <w:rFonts w:eastAsia="Calibri"/>
          <w:sz w:val="16"/>
        </w:rPr>
        <w:t xml:space="preserve"> in the sense that they want ever more of it, they are also literally dying for the consequences of craving a literal death system. The “triangle of extinction” exposes what many on the left have suspected but never fully understood. </w:t>
      </w:r>
      <w:r w:rsidRPr="00A9291C">
        <w:rPr>
          <w:rFonts w:eastAsia="Calibri"/>
          <w:highlight w:val="cyan"/>
          <w:u w:val="single"/>
        </w:rPr>
        <w:t xml:space="preserve">U.S. capitalism </w:t>
      </w:r>
      <w:r w:rsidRPr="00A9291C">
        <w:rPr>
          <w:rFonts w:eastAsia="Calibri"/>
          <w:b/>
          <w:iCs/>
          <w:highlight w:val="cyan"/>
          <w:u w:val="single"/>
          <w:bdr w:val="single" w:sz="8" w:space="0" w:color="auto"/>
        </w:rPr>
        <w:t>fuels</w:t>
      </w:r>
      <w:r w:rsidRPr="00A9291C">
        <w:rPr>
          <w:rFonts w:eastAsia="Calibri"/>
          <w:sz w:val="16"/>
        </w:rPr>
        <w:t xml:space="preserve"> both </w:t>
      </w:r>
      <w:r w:rsidRPr="00A9291C">
        <w:rPr>
          <w:rFonts w:eastAsia="Calibri"/>
          <w:b/>
          <w:iCs/>
          <w:highlight w:val="cyan"/>
          <w:u w:val="single"/>
          <w:bdr w:val="single" w:sz="8" w:space="0" w:color="auto"/>
        </w:rPr>
        <w:t>climate</w:t>
      </w:r>
      <w:r w:rsidRPr="00A9291C">
        <w:rPr>
          <w:rFonts w:eastAsia="Calibri"/>
          <w:highlight w:val="cyan"/>
          <w:u w:val="single"/>
        </w:rPr>
        <w:t xml:space="preserve"> change and </w:t>
      </w:r>
      <w:r w:rsidRPr="00A9291C">
        <w:rPr>
          <w:rFonts w:eastAsia="Calibri"/>
          <w:b/>
          <w:iCs/>
          <w:highlight w:val="cyan"/>
          <w:u w:val="single"/>
          <w:bdr w:val="single" w:sz="8" w:space="0" w:color="auto"/>
        </w:rPr>
        <w:t>militarism</w:t>
      </w:r>
      <w:r w:rsidRPr="00A9291C">
        <w:rPr>
          <w:rFonts w:eastAsia="Calibri"/>
          <w:highlight w:val="cyan"/>
          <w:u w:val="single"/>
        </w:rPr>
        <w:t xml:space="preserve"> </w:t>
      </w:r>
      <w:r w:rsidRPr="00A9291C">
        <w:rPr>
          <w:rFonts w:eastAsia="Calibri"/>
          <w:u w:val="single"/>
        </w:rPr>
        <w:t>for five</w:t>
      </w:r>
      <w:r w:rsidRPr="00A9291C">
        <w:rPr>
          <w:rFonts w:eastAsia="Calibri"/>
          <w:sz w:val="16"/>
        </w:rPr>
        <w:t xml:space="preserve"> core </w:t>
      </w:r>
      <w:r w:rsidRPr="00A9291C">
        <w:rPr>
          <w:rFonts w:eastAsia="Calibri"/>
          <w:u w:val="single"/>
        </w:rPr>
        <w:t xml:space="preserve">reasons: 1) </w:t>
      </w:r>
      <w:r w:rsidRPr="00A9291C">
        <w:rPr>
          <w:rFonts w:eastAsia="Calibri"/>
          <w:highlight w:val="cyan"/>
          <w:u w:val="single"/>
        </w:rPr>
        <w:t xml:space="preserve">elevating </w:t>
      </w:r>
      <w:r w:rsidRPr="00A9291C">
        <w:rPr>
          <w:rFonts w:eastAsia="Calibri"/>
          <w:b/>
          <w:iCs/>
          <w:highlight w:val="cyan"/>
          <w:u w:val="single"/>
          <w:bdr w:val="single" w:sz="8" w:space="0" w:color="auto"/>
        </w:rPr>
        <w:t>profit</w:t>
      </w:r>
      <w:r w:rsidRPr="00A9291C">
        <w:rPr>
          <w:rFonts w:eastAsia="Calibri"/>
          <w:highlight w:val="cyan"/>
          <w:u w:val="single"/>
        </w:rPr>
        <w:t xml:space="preserve"> over all</w:t>
      </w:r>
      <w:r w:rsidRPr="00A9291C">
        <w:rPr>
          <w:rFonts w:eastAsia="Calibri"/>
          <w:u w:val="single"/>
        </w:rPr>
        <w:t xml:space="preserve"> other aims; 2) </w:t>
      </w:r>
      <w:r w:rsidRPr="00A9291C">
        <w:rPr>
          <w:rFonts w:eastAsia="Calibri"/>
          <w:highlight w:val="cyan"/>
          <w:u w:val="single"/>
        </w:rPr>
        <w:t xml:space="preserve">commitment to </w:t>
      </w:r>
      <w:r w:rsidRPr="00A9291C">
        <w:rPr>
          <w:rFonts w:eastAsia="Calibri"/>
          <w:b/>
          <w:iCs/>
          <w:highlight w:val="cyan"/>
          <w:u w:val="single"/>
          <w:bdr w:val="single" w:sz="8" w:space="0" w:color="auto"/>
        </w:rPr>
        <w:t>unfettered</w:t>
      </w:r>
      <w:r w:rsidRPr="00A9291C">
        <w:rPr>
          <w:rFonts w:eastAsia="Calibri"/>
          <w:highlight w:val="cyan"/>
          <w:u w:val="single"/>
        </w:rPr>
        <w:t xml:space="preserve"> </w:t>
      </w:r>
      <w:r w:rsidRPr="00A9291C">
        <w:rPr>
          <w:rFonts w:eastAsia="Calibri"/>
          <w:u w:val="single"/>
        </w:rPr>
        <w:t xml:space="preserve">economic </w:t>
      </w:r>
      <w:r w:rsidRPr="00A9291C">
        <w:rPr>
          <w:rFonts w:eastAsia="Calibri"/>
          <w:highlight w:val="cyan"/>
          <w:u w:val="single"/>
        </w:rPr>
        <w:t>growth</w:t>
      </w:r>
      <w:r w:rsidRPr="00A9291C">
        <w:rPr>
          <w:rFonts w:eastAsia="Calibri"/>
          <w:u w:val="single"/>
        </w:rPr>
        <w:t xml:space="preserve">; 3) </w:t>
      </w:r>
      <w:r w:rsidRPr="00A9291C">
        <w:rPr>
          <w:rFonts w:eastAsia="Calibri"/>
          <w:highlight w:val="cyan"/>
          <w:u w:val="single"/>
        </w:rPr>
        <w:t>expanding</w:t>
      </w:r>
      <w:r w:rsidRPr="00A9291C">
        <w:rPr>
          <w:rFonts w:eastAsia="Calibri"/>
          <w:sz w:val="16"/>
        </w:rPr>
        <w:t xml:space="preserve"> to control </w:t>
      </w:r>
      <w:r w:rsidRPr="00A9291C">
        <w:rPr>
          <w:rFonts w:eastAsia="Calibri"/>
          <w:highlight w:val="cyan"/>
          <w:u w:val="single"/>
        </w:rPr>
        <w:t xml:space="preserve">markets </w:t>
      </w:r>
      <w:r w:rsidRPr="00A9291C">
        <w:rPr>
          <w:rFonts w:eastAsia="Calibri"/>
          <w:u w:val="single"/>
        </w:rPr>
        <w:t xml:space="preserve">and resources domestically and internationally; 4) </w:t>
      </w:r>
      <w:r w:rsidRPr="00A9291C">
        <w:rPr>
          <w:rFonts w:eastAsia="Calibri"/>
          <w:highlight w:val="cyan"/>
          <w:u w:val="single"/>
        </w:rPr>
        <w:t xml:space="preserve">producing commodities </w:t>
      </w:r>
      <w:r w:rsidRPr="00A9291C">
        <w:rPr>
          <w:rFonts w:eastAsia="Calibri"/>
          <w:b/>
          <w:iCs/>
          <w:highlight w:val="cyan"/>
          <w:u w:val="single"/>
          <w:bdr w:val="single" w:sz="8" w:space="0" w:color="auto"/>
        </w:rPr>
        <w:t>for sale</w:t>
      </w:r>
      <w:r w:rsidRPr="00A9291C">
        <w:rPr>
          <w:rFonts w:eastAsia="Calibri"/>
          <w:sz w:val="16"/>
          <w:highlight w:val="cyan"/>
        </w:rPr>
        <w:t xml:space="preserve"> </w:t>
      </w:r>
      <w:r w:rsidRPr="00A9291C">
        <w:rPr>
          <w:rFonts w:eastAsia="Calibri"/>
          <w:sz w:val="16"/>
        </w:rPr>
        <w:t xml:space="preserve">on the market </w:t>
      </w:r>
      <w:r w:rsidRPr="00A9291C">
        <w:rPr>
          <w:rFonts w:eastAsia="Calibri"/>
          <w:u w:val="single"/>
        </w:rPr>
        <w:t xml:space="preserve">rather than </w:t>
      </w:r>
      <w:r w:rsidRPr="00A9291C">
        <w:rPr>
          <w:rFonts w:eastAsia="Calibri"/>
          <w:b/>
          <w:iCs/>
          <w:u w:val="single"/>
          <w:bdr w:val="single" w:sz="8" w:space="0" w:color="auto"/>
        </w:rPr>
        <w:t>public good</w:t>
      </w:r>
      <w:r w:rsidRPr="00A9291C">
        <w:rPr>
          <w:rFonts w:eastAsia="Calibri"/>
          <w:sz w:val="16"/>
        </w:rPr>
        <w:t>s</w:t>
      </w:r>
      <w:r w:rsidRPr="00A9291C">
        <w:rPr>
          <w:rFonts w:eastAsia="Calibri"/>
          <w:u w:val="single"/>
        </w:rPr>
        <w:t xml:space="preserve">; and 5) </w:t>
      </w:r>
      <w:r w:rsidRPr="00A9291C">
        <w:rPr>
          <w:rFonts w:eastAsia="Calibri"/>
          <w:highlight w:val="cyan"/>
          <w:u w:val="single"/>
        </w:rPr>
        <w:t xml:space="preserve">concentrating </w:t>
      </w:r>
      <w:r w:rsidRPr="00A9291C">
        <w:rPr>
          <w:rFonts w:eastAsia="Calibri"/>
          <w:b/>
          <w:iCs/>
          <w:highlight w:val="cyan"/>
          <w:u w:val="single"/>
          <w:bdr w:val="single" w:sz="8" w:space="0" w:color="auto"/>
        </w:rPr>
        <w:t>political power</w:t>
      </w:r>
      <w:r w:rsidRPr="00A9291C">
        <w:rPr>
          <w:rFonts w:eastAsia="Calibri"/>
          <w:highlight w:val="cyan"/>
          <w:u w:val="single"/>
        </w:rPr>
        <w:t xml:space="preserve"> </w:t>
      </w:r>
      <w:r w:rsidRPr="00A9291C">
        <w:rPr>
          <w:rFonts w:eastAsia="Calibri"/>
          <w:u w:val="single"/>
        </w:rPr>
        <w:t>among corporate elites</w:t>
      </w:r>
      <w:r w:rsidRPr="00A9291C">
        <w:rPr>
          <w:rFonts w:eastAsia="Calibri"/>
          <w:sz w:val="16"/>
        </w:rPr>
        <w:t xml:space="preserve">, notably the military-industrial complex and the carbon-industrial complex. </w:t>
      </w:r>
      <w:proofErr w:type="gramStart"/>
      <w:r w:rsidRPr="00A9291C">
        <w:rPr>
          <w:rFonts w:eastAsia="Calibri"/>
          <w:sz w:val="16"/>
        </w:rPr>
        <w:t>All of</w:t>
      </w:r>
      <w:proofErr w:type="gramEnd"/>
      <w:r w:rsidRPr="00A9291C">
        <w:rPr>
          <w:rFonts w:eastAsia="Calibri"/>
          <w:sz w:val="16"/>
        </w:rPr>
        <w:t xml:space="preserve"> these forces lead capitalist elites and the market to ignore the existential risks and treat them as what economists call “externalities” — which include the ultimate costs externalized from producers and paid by the </w:t>
      </w:r>
      <w:proofErr w:type="gramStart"/>
      <w:r w:rsidRPr="00A9291C">
        <w:rPr>
          <w:rFonts w:eastAsia="Calibri"/>
          <w:sz w:val="16"/>
        </w:rPr>
        <w:t>general public</w:t>
      </w:r>
      <w:proofErr w:type="gramEnd"/>
      <w:r w:rsidRPr="00A9291C">
        <w:rPr>
          <w:rFonts w:eastAsia="Calibri"/>
          <w:sz w:val="16"/>
        </w:rPr>
        <w:t>.</w:t>
      </w:r>
    </w:p>
    <w:p w14:paraId="054C11DE" w14:textId="77777777" w:rsidR="00A9291C" w:rsidRPr="00A9291C" w:rsidRDefault="00A9291C" w:rsidP="00A9291C">
      <w:pPr>
        <w:rPr>
          <w:rFonts w:eastAsia="Calibri"/>
          <w:b/>
          <w:iCs/>
          <w:u w:val="single"/>
          <w:bdr w:val="single" w:sz="8" w:space="0" w:color="auto"/>
        </w:rPr>
      </w:pPr>
      <w:r w:rsidRPr="00A9291C">
        <w:rPr>
          <w:rFonts w:eastAsia="Calibri"/>
          <w:sz w:val="16"/>
        </w:rPr>
        <w:t xml:space="preserve">How climate and military threats fuel each other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violent competition among people desperate for land and resources. Moreover, </w:t>
      </w:r>
      <w:r w:rsidRPr="00A9291C">
        <w:rPr>
          <w:rFonts w:eastAsia="Calibri"/>
          <w:u w:val="single"/>
        </w:rPr>
        <w:t xml:space="preserve">many U.S. wars have been </w:t>
      </w:r>
      <w:r w:rsidRPr="00A9291C">
        <w:rPr>
          <w:rFonts w:eastAsia="Calibri"/>
          <w:b/>
          <w:iCs/>
          <w:u w:val="single"/>
          <w:bdr w:val="single" w:sz="8" w:space="0" w:color="auto"/>
        </w:rPr>
        <w:t>fought</w:t>
      </w:r>
      <w:r w:rsidRPr="00A9291C">
        <w:rPr>
          <w:rFonts w:eastAsia="Calibri"/>
          <w:u w:val="single"/>
        </w:rPr>
        <w:t xml:space="preserve"> to </w:t>
      </w:r>
      <w:r w:rsidRPr="00A9291C">
        <w:rPr>
          <w:rFonts w:eastAsia="Calibri"/>
          <w:b/>
          <w:iCs/>
          <w:u w:val="single"/>
          <w:bdr w:val="single" w:sz="8" w:space="0" w:color="auto"/>
        </w:rPr>
        <w:t>secure</w:t>
      </w:r>
      <w:r w:rsidRPr="00A9291C">
        <w:rPr>
          <w:rFonts w:eastAsia="Calibri"/>
          <w:u w:val="single"/>
        </w:rPr>
        <w:t xml:space="preserve"> more oil. </w:t>
      </w:r>
      <w:r w:rsidRPr="00A9291C">
        <w:rPr>
          <w:rFonts w:eastAsia="Calibri"/>
          <w:highlight w:val="cyan"/>
          <w:u w:val="single"/>
        </w:rPr>
        <w:t xml:space="preserve">Protecting </w:t>
      </w:r>
      <w:r w:rsidRPr="00A9291C">
        <w:rPr>
          <w:rFonts w:eastAsia="Calibri"/>
          <w:u w:val="single"/>
        </w:rPr>
        <w:t xml:space="preserve">the U.S. </w:t>
      </w:r>
      <w:r w:rsidRPr="00A9291C">
        <w:rPr>
          <w:rFonts w:eastAsia="Calibri"/>
          <w:highlight w:val="cyan"/>
          <w:u w:val="single"/>
        </w:rPr>
        <w:t>right</w:t>
      </w:r>
      <w:r w:rsidRPr="00A9291C">
        <w:rPr>
          <w:rFonts w:eastAsia="Calibri"/>
          <w:u w:val="single"/>
        </w:rPr>
        <w:t xml:space="preserve"> </w:t>
      </w:r>
      <w:r w:rsidRPr="00A9291C">
        <w:rPr>
          <w:rFonts w:eastAsia="Calibri"/>
          <w:highlight w:val="cyan"/>
          <w:u w:val="single"/>
        </w:rPr>
        <w:t xml:space="preserve">to create climate change </w:t>
      </w:r>
      <w:r w:rsidRPr="00A9291C">
        <w:rPr>
          <w:rFonts w:eastAsia="Calibri"/>
          <w:u w:val="single"/>
        </w:rPr>
        <w:t xml:space="preserve">is thus </w:t>
      </w:r>
      <w:r w:rsidRPr="00A9291C">
        <w:rPr>
          <w:rFonts w:eastAsia="Calibri"/>
          <w:highlight w:val="cyan"/>
          <w:u w:val="single"/>
        </w:rPr>
        <w:t xml:space="preserve">fueling </w:t>
      </w:r>
      <w:r w:rsidRPr="00A9291C">
        <w:rPr>
          <w:rFonts w:eastAsia="Calibri"/>
          <w:b/>
          <w:iCs/>
          <w:highlight w:val="cyan"/>
          <w:u w:val="single"/>
          <w:bdr w:val="single" w:sz="8" w:space="0" w:color="auto"/>
        </w:rPr>
        <w:t>“forever” wars.</w:t>
      </w:r>
    </w:p>
    <w:p w14:paraId="52561730" w14:textId="77777777" w:rsidR="00A9291C" w:rsidRPr="00A9291C" w:rsidRDefault="00A9291C" w:rsidP="00A9291C">
      <w:pPr>
        <w:rPr>
          <w:rFonts w:eastAsia="Calibri"/>
          <w:sz w:val="16"/>
        </w:rPr>
      </w:pPr>
      <w:r w:rsidRPr="00A9291C">
        <w:rPr>
          <w:rFonts w:eastAsia="Calibri"/>
          <w:sz w:val="16"/>
        </w:rPr>
        <w:t xml:space="preserve">The Pentagon also does not tell us that it is the world’s biggest institutional creator of carbon emissions. </w:t>
      </w:r>
      <w:r w:rsidRPr="00A9291C">
        <w:rPr>
          <w:rFonts w:eastAsia="Calibri"/>
          <w:u w:val="single"/>
        </w:rPr>
        <w:t xml:space="preserve">While </w:t>
      </w:r>
      <w:r w:rsidRPr="00A9291C">
        <w:rPr>
          <w:rFonts w:eastAsia="Calibri"/>
          <w:highlight w:val="cyan"/>
          <w:u w:val="single"/>
        </w:rPr>
        <w:t xml:space="preserve">climate change </w:t>
      </w:r>
      <w:r w:rsidRPr="00A9291C">
        <w:rPr>
          <w:rFonts w:eastAsia="Calibri"/>
          <w:b/>
          <w:iCs/>
          <w:highlight w:val="cyan"/>
          <w:u w:val="single"/>
          <w:bdr w:val="single" w:sz="8" w:space="0" w:color="auto"/>
        </w:rPr>
        <w:t>drives</w:t>
      </w:r>
      <w:r w:rsidRPr="00A9291C">
        <w:rPr>
          <w:rFonts w:eastAsia="Calibri"/>
          <w:highlight w:val="cyan"/>
          <w:u w:val="single"/>
        </w:rPr>
        <w:t xml:space="preserve"> war</w:t>
      </w:r>
      <w:r w:rsidRPr="00A9291C">
        <w:rPr>
          <w:rFonts w:eastAsia="Calibri"/>
          <w:u w:val="single"/>
        </w:rPr>
        <w:t xml:space="preserve">, </w:t>
      </w:r>
      <w:r w:rsidRPr="00A9291C">
        <w:rPr>
          <w:rFonts w:eastAsia="Calibri"/>
          <w:highlight w:val="cyan"/>
          <w:u w:val="single"/>
        </w:rPr>
        <w:t xml:space="preserve">militarism </w:t>
      </w:r>
      <w:r w:rsidRPr="00A9291C">
        <w:rPr>
          <w:rFonts w:eastAsia="Calibri"/>
          <w:b/>
          <w:iCs/>
          <w:highlight w:val="cyan"/>
          <w:u w:val="single"/>
          <w:bdr w:val="single" w:sz="8" w:space="0" w:color="auto"/>
        </w:rPr>
        <w:t>drives</w:t>
      </w:r>
      <w:r w:rsidRPr="00A9291C">
        <w:rPr>
          <w:rFonts w:eastAsia="Calibri"/>
          <w:highlight w:val="cyan"/>
          <w:u w:val="single"/>
        </w:rPr>
        <w:t xml:space="preserve"> climate change</w:t>
      </w:r>
      <w:r w:rsidRPr="00A9291C">
        <w:rPr>
          <w:rFonts w:eastAsia="Calibri"/>
          <w:sz w:val="16"/>
        </w:rPr>
        <w:t xml:space="preserve">. This is not just about the obvious environmental destruction wrought by war. </w:t>
      </w:r>
      <w:r w:rsidRPr="00A9291C">
        <w:rPr>
          <w:rFonts w:eastAsia="Calibri"/>
          <w:highlight w:val="cyan"/>
          <w:u w:val="single"/>
        </w:rPr>
        <w:t>The</w:t>
      </w:r>
      <w:r w:rsidRPr="00A9291C">
        <w:rPr>
          <w:rFonts w:eastAsia="Calibri"/>
          <w:u w:val="single"/>
        </w:rPr>
        <w:t xml:space="preserve"> modern </w:t>
      </w:r>
      <w:r w:rsidRPr="00A9291C">
        <w:rPr>
          <w:rFonts w:eastAsia="Calibri"/>
          <w:highlight w:val="cyan"/>
          <w:u w:val="single"/>
        </w:rPr>
        <w:t xml:space="preserve">military is a </w:t>
      </w:r>
      <w:r w:rsidRPr="00A9291C">
        <w:rPr>
          <w:rFonts w:eastAsia="Calibri"/>
          <w:b/>
          <w:iCs/>
          <w:highlight w:val="cyan"/>
          <w:u w:val="single"/>
          <w:bdr w:val="single" w:sz="8" w:space="0" w:color="auto"/>
        </w:rPr>
        <w:t>monster</w:t>
      </w:r>
      <w:r w:rsidRPr="00A9291C">
        <w:rPr>
          <w:rFonts w:eastAsia="Calibri"/>
          <w:highlight w:val="cyan"/>
          <w:u w:val="single"/>
        </w:rPr>
        <w:t xml:space="preserve"> carbon producer</w:t>
      </w:r>
      <w:r w:rsidRPr="00A9291C">
        <w:rPr>
          <w:rFonts w:eastAsia="Calibri"/>
          <w:sz w:val="16"/>
        </w:rPr>
        <w:t>, with massive carbon burned every day in training and wartime military flights</w:t>
      </w:r>
      <w:r w:rsidRPr="00A9291C">
        <w:rPr>
          <w:rFonts w:eastAsia="Calibri"/>
          <w:u w:val="single"/>
        </w:rPr>
        <w:t xml:space="preserve">; in fueling </w:t>
      </w:r>
      <w:r w:rsidRPr="00A9291C">
        <w:rPr>
          <w:rFonts w:eastAsia="Calibri"/>
          <w:b/>
          <w:iCs/>
          <w:u w:val="single"/>
          <w:bdr w:val="single" w:sz="8" w:space="0" w:color="auto"/>
        </w:rPr>
        <w:t>huge</w:t>
      </w:r>
      <w:r w:rsidRPr="00A9291C">
        <w:rPr>
          <w:rFonts w:eastAsia="Calibri"/>
          <w:u w:val="single"/>
        </w:rPr>
        <w:t xml:space="preserve"> naval carriers, submarines and </w:t>
      </w:r>
      <w:r w:rsidRPr="00A9291C">
        <w:rPr>
          <w:rFonts w:eastAsia="Calibri"/>
          <w:b/>
          <w:iCs/>
          <w:u w:val="single"/>
          <w:bdr w:val="single" w:sz="8" w:space="0" w:color="auto"/>
        </w:rPr>
        <w:t>tanks</w:t>
      </w:r>
      <w:r w:rsidRPr="00A9291C">
        <w:rPr>
          <w:rFonts w:eastAsia="Calibri"/>
          <w:u w:val="single"/>
        </w:rPr>
        <w:t xml:space="preserve">; in producing </w:t>
      </w:r>
      <w:r w:rsidRPr="00A9291C">
        <w:rPr>
          <w:rFonts w:eastAsia="Calibri"/>
          <w:b/>
          <w:iCs/>
          <w:u w:val="single"/>
          <w:bdr w:val="single" w:sz="8" w:space="0" w:color="auto"/>
        </w:rPr>
        <w:t>planes</w:t>
      </w:r>
      <w:r w:rsidRPr="00A9291C">
        <w:rPr>
          <w:rFonts w:eastAsia="Calibri"/>
          <w:u w:val="single"/>
        </w:rPr>
        <w:t xml:space="preserve"> and munitions; and in running </w:t>
      </w:r>
      <w:r w:rsidRPr="00A9291C">
        <w:rPr>
          <w:rFonts w:eastAsia="Calibri"/>
          <w:sz w:val="16"/>
        </w:rPr>
        <w:t xml:space="preserve">more than a thousand military </w:t>
      </w:r>
      <w:r w:rsidRPr="00A9291C">
        <w:rPr>
          <w:rFonts w:eastAsia="Calibri"/>
          <w:u w:val="single"/>
        </w:rPr>
        <w:t>bases</w:t>
      </w:r>
      <w:r w:rsidRPr="00A9291C">
        <w:rPr>
          <w:rFonts w:eastAsia="Calibri"/>
          <w:sz w:val="16"/>
        </w:rPr>
        <w:t>.</w:t>
      </w:r>
    </w:p>
    <w:p w14:paraId="4BC4665A" w14:textId="77777777" w:rsidR="00A9291C" w:rsidRPr="00A9291C" w:rsidRDefault="00A9291C" w:rsidP="00A9291C">
      <w:pPr>
        <w:rPr>
          <w:rFonts w:eastAsia="Calibri"/>
          <w:sz w:val="16"/>
        </w:rPr>
      </w:pPr>
      <w:r w:rsidRPr="00A9291C">
        <w:rPr>
          <w:rFonts w:eastAsia="Calibri"/>
          <w:sz w:val="16"/>
        </w:rPr>
        <w:t xml:space="preserve">Most of us realize that the fossil fuel industry makes massive amounts of money while destroying the environment, but you show how the </w:t>
      </w:r>
      <w:r w:rsidRPr="00A9291C">
        <w:rPr>
          <w:rFonts w:eastAsia="Calibri"/>
          <w:u w:val="single"/>
        </w:rPr>
        <w:t xml:space="preserve">development of the </w:t>
      </w:r>
      <w:r w:rsidRPr="00A9291C">
        <w:rPr>
          <w:rFonts w:eastAsia="Calibri"/>
          <w:highlight w:val="cyan"/>
          <w:u w:val="single"/>
        </w:rPr>
        <w:t xml:space="preserve">fossil fuel </w:t>
      </w:r>
      <w:r w:rsidRPr="00A9291C">
        <w:rPr>
          <w:rFonts w:eastAsia="Calibri"/>
          <w:b/>
          <w:iCs/>
          <w:highlight w:val="cyan"/>
          <w:u w:val="single"/>
          <w:bdr w:val="single" w:sz="8" w:space="0" w:color="auto"/>
        </w:rPr>
        <w:t>industry</w:t>
      </w:r>
      <w:r w:rsidRPr="00A9291C">
        <w:rPr>
          <w:rFonts w:eastAsia="Calibri"/>
          <w:highlight w:val="cyan"/>
          <w:u w:val="single"/>
        </w:rPr>
        <w:t xml:space="preserve"> </w:t>
      </w:r>
      <w:r w:rsidRPr="00A9291C">
        <w:rPr>
          <w:rFonts w:eastAsia="Calibri"/>
          <w:u w:val="single"/>
        </w:rPr>
        <w:t xml:space="preserve">is </w:t>
      </w:r>
      <w:r w:rsidRPr="00A9291C">
        <w:rPr>
          <w:rFonts w:eastAsia="Calibri"/>
          <w:b/>
          <w:iCs/>
          <w:highlight w:val="cyan"/>
          <w:u w:val="single"/>
          <w:bdr w:val="single" w:sz="8" w:space="0" w:color="auto"/>
        </w:rPr>
        <w:t>inextricable</w:t>
      </w:r>
      <w:r w:rsidRPr="00A9291C">
        <w:rPr>
          <w:rFonts w:eastAsia="Calibri"/>
          <w:highlight w:val="cyan"/>
          <w:u w:val="single"/>
        </w:rPr>
        <w:t xml:space="preserve"> from</w:t>
      </w:r>
      <w:r w:rsidRPr="00A9291C">
        <w:rPr>
          <w:rFonts w:eastAsia="Calibri"/>
          <w:sz w:val="16"/>
        </w:rPr>
        <w:t xml:space="preserve"> the advent of modern </w:t>
      </w:r>
      <w:r w:rsidRPr="00A9291C">
        <w:rPr>
          <w:rFonts w:eastAsia="Calibri"/>
          <w:highlight w:val="cyan"/>
          <w:u w:val="single"/>
        </w:rPr>
        <w:t>capitalism</w:t>
      </w:r>
      <w:r w:rsidRPr="00A9291C">
        <w:rPr>
          <w:rFonts w:eastAsia="Calibri"/>
          <w:sz w:val="16"/>
        </w:rPr>
        <w:t>. Tell us about this.</w:t>
      </w:r>
    </w:p>
    <w:p w14:paraId="48976356" w14:textId="77777777" w:rsidR="00A9291C" w:rsidRPr="00A9291C" w:rsidRDefault="00A9291C" w:rsidP="00A9291C">
      <w:pPr>
        <w:rPr>
          <w:rFonts w:eastAsia="Calibri"/>
          <w:sz w:val="16"/>
        </w:rPr>
      </w:pPr>
      <w:r w:rsidRPr="00A9291C">
        <w:rPr>
          <w:rFonts w:eastAsia="Calibri"/>
          <w:sz w:val="16"/>
        </w:rPr>
        <w:t xml:space="preserve">While fossil fuels were central to capitalist development, it didn’t have to be that way. </w:t>
      </w:r>
      <w:r w:rsidRPr="00A9291C">
        <w:rPr>
          <w:rFonts w:eastAsia="Calibri"/>
          <w:b/>
          <w:iCs/>
          <w:u w:val="single"/>
          <w:bdr w:val="single" w:sz="8" w:space="0" w:color="auto"/>
        </w:rPr>
        <w:t>Early</w:t>
      </w:r>
      <w:r w:rsidRPr="00A9291C">
        <w:rPr>
          <w:rFonts w:eastAsia="Calibri"/>
          <w:u w:val="single"/>
        </w:rPr>
        <w:t xml:space="preserve"> industrial capitalism </w:t>
      </w:r>
      <w:r w:rsidRPr="00A9291C">
        <w:rPr>
          <w:rFonts w:eastAsia="Calibri"/>
          <w:b/>
          <w:iCs/>
          <w:u w:val="single"/>
          <w:bdr w:val="single" w:sz="8" w:space="0" w:color="auto"/>
        </w:rPr>
        <w:t>could have</w:t>
      </w:r>
      <w:r w:rsidRPr="00A9291C">
        <w:rPr>
          <w:rFonts w:eastAsia="Calibri"/>
          <w:u w:val="single"/>
        </w:rPr>
        <w:t xml:space="preserve"> developed </w:t>
      </w:r>
      <w:r w:rsidRPr="00A9291C">
        <w:rPr>
          <w:rFonts w:eastAsia="Calibri"/>
          <w:b/>
          <w:iCs/>
          <w:u w:val="single"/>
          <w:bdr w:val="single" w:sz="8" w:space="0" w:color="auto"/>
        </w:rPr>
        <w:t>without</w:t>
      </w:r>
      <w:r w:rsidRPr="00A9291C">
        <w:rPr>
          <w:rFonts w:eastAsia="Calibri"/>
          <w:u w:val="single"/>
        </w:rPr>
        <w:t xml:space="preserve"> fossil fuels</w:t>
      </w:r>
      <w:r w:rsidRPr="00A9291C">
        <w:rPr>
          <w:rFonts w:eastAsia="Calibri"/>
          <w:sz w:val="16"/>
        </w:rPr>
        <w:t xml:space="preserve">. Indeed, 19th century </w:t>
      </w:r>
      <w:r w:rsidRPr="00A9291C">
        <w:rPr>
          <w:rFonts w:eastAsia="Calibri"/>
          <w:u w:val="single"/>
        </w:rPr>
        <w:t xml:space="preserve">British factories </w:t>
      </w:r>
      <w:r w:rsidRPr="00A9291C">
        <w:rPr>
          <w:rFonts w:eastAsia="Calibri"/>
          <w:b/>
          <w:iCs/>
          <w:u w:val="single"/>
          <w:bdr w:val="single" w:sz="8" w:space="0" w:color="auto"/>
        </w:rPr>
        <w:t>initially used</w:t>
      </w:r>
      <w:r w:rsidRPr="00A9291C">
        <w:rPr>
          <w:rFonts w:eastAsia="Calibri"/>
          <w:u w:val="single"/>
        </w:rPr>
        <w:t xml:space="preserve"> water-powered </w:t>
      </w:r>
      <w:r w:rsidRPr="00A9291C">
        <w:rPr>
          <w:rFonts w:eastAsia="Calibri"/>
          <w:b/>
          <w:iCs/>
          <w:u w:val="single"/>
          <w:bdr w:val="single" w:sz="8" w:space="0" w:color="auto"/>
        </w:rPr>
        <w:t>steam</w:t>
      </w:r>
      <w:r w:rsidRPr="00A9291C">
        <w:rPr>
          <w:rFonts w:eastAsia="Calibri"/>
          <w:u w:val="single"/>
        </w:rPr>
        <w:t xml:space="preserve"> engines</w:t>
      </w:r>
      <w:r w:rsidRPr="00A9291C">
        <w:rPr>
          <w:rFonts w:eastAsia="Calibri"/>
          <w:sz w:val="16"/>
        </w:rPr>
        <w:t xml:space="preserve"> but shifted away toward coal and oil.</w:t>
      </w:r>
    </w:p>
    <w:p w14:paraId="72CAAF82" w14:textId="77777777" w:rsidR="00A9291C" w:rsidRPr="00A9291C" w:rsidRDefault="00A9291C" w:rsidP="00A9291C">
      <w:pPr>
        <w:rPr>
          <w:rFonts w:eastAsia="Calibri"/>
          <w:sz w:val="16"/>
        </w:rPr>
      </w:pPr>
      <w:r w:rsidRPr="00A9291C">
        <w:rPr>
          <w:rFonts w:eastAsia="Calibri"/>
          <w:sz w:val="16"/>
        </w:rPr>
        <w:t xml:space="preserve">This had less to do with technological efficiency than social and political factors. </w:t>
      </w:r>
      <w:r w:rsidRPr="00A9291C">
        <w:rPr>
          <w:rFonts w:eastAsia="Calibri"/>
          <w:u w:val="single"/>
        </w:rPr>
        <w:t xml:space="preserve">Owners were </w:t>
      </w:r>
      <w:r w:rsidRPr="00A9291C">
        <w:rPr>
          <w:rFonts w:eastAsia="Calibri"/>
          <w:b/>
          <w:iCs/>
          <w:u w:val="single"/>
          <w:bdr w:val="single" w:sz="8" w:space="0" w:color="auto"/>
        </w:rPr>
        <w:t>worried</w:t>
      </w:r>
      <w:r w:rsidRPr="00A9291C">
        <w:rPr>
          <w:rFonts w:eastAsia="Calibri"/>
          <w:u w:val="single"/>
        </w:rPr>
        <w:t xml:space="preserve"> that </w:t>
      </w:r>
      <w:r w:rsidRPr="00A9291C">
        <w:rPr>
          <w:rFonts w:eastAsia="Calibri"/>
          <w:b/>
          <w:iCs/>
          <w:u w:val="single"/>
          <w:bdr w:val="single" w:sz="8" w:space="0" w:color="auto"/>
        </w:rPr>
        <w:t>water</w:t>
      </w:r>
      <w:r w:rsidRPr="00A9291C">
        <w:rPr>
          <w:rFonts w:eastAsia="Calibri"/>
          <w:u w:val="single"/>
        </w:rPr>
        <w:t xml:space="preserve"> would be viewed as part of the </w:t>
      </w:r>
      <w:proofErr w:type="gramStart"/>
      <w:r w:rsidRPr="00A9291C">
        <w:rPr>
          <w:rFonts w:eastAsia="Calibri"/>
          <w:b/>
          <w:iCs/>
          <w:u w:val="single"/>
          <w:bdr w:val="single" w:sz="8" w:space="0" w:color="auto"/>
        </w:rPr>
        <w:t>commons</w:t>
      </w:r>
      <w:proofErr w:type="gramEnd"/>
      <w:r w:rsidRPr="00A9291C">
        <w:rPr>
          <w:rFonts w:eastAsia="Calibri"/>
          <w:u w:val="single"/>
        </w:rPr>
        <w:t xml:space="preserve"> and subject to </w:t>
      </w:r>
      <w:r w:rsidRPr="00A9291C">
        <w:rPr>
          <w:rFonts w:eastAsia="Calibri"/>
          <w:b/>
          <w:iCs/>
          <w:u w:val="single"/>
          <w:bdr w:val="single" w:sz="8" w:space="0" w:color="auto"/>
        </w:rPr>
        <w:t xml:space="preserve">public </w:t>
      </w:r>
      <w:proofErr w:type="gramStart"/>
      <w:r w:rsidRPr="00A9291C">
        <w:rPr>
          <w:rFonts w:eastAsia="Calibri"/>
          <w:b/>
          <w:iCs/>
          <w:u w:val="single"/>
          <w:bdr w:val="single" w:sz="8" w:space="0" w:color="auto"/>
        </w:rPr>
        <w:t>controls</w:t>
      </w:r>
      <w:proofErr w:type="gramEnd"/>
      <w:r w:rsidRPr="00A9291C">
        <w:rPr>
          <w:rFonts w:eastAsia="Calibri"/>
          <w:sz w:val="16"/>
        </w:rPr>
        <w:t xml:space="preserve"> or appropriation, </w:t>
      </w:r>
      <w:r w:rsidRPr="00A9291C">
        <w:rPr>
          <w:rFonts w:eastAsia="Calibri"/>
          <w:u w:val="single"/>
        </w:rPr>
        <w:t xml:space="preserve">threatening </w:t>
      </w:r>
      <w:r w:rsidRPr="00A9291C">
        <w:rPr>
          <w:rFonts w:eastAsia="Calibri"/>
          <w:b/>
          <w:iCs/>
          <w:u w:val="single"/>
          <w:bdr w:val="single" w:sz="8" w:space="0" w:color="auto"/>
        </w:rPr>
        <w:t>profits</w:t>
      </w:r>
      <w:r w:rsidRPr="00A9291C">
        <w:rPr>
          <w:rFonts w:eastAsia="Calibri"/>
          <w:u w:val="single"/>
        </w:rPr>
        <w:t xml:space="preserve">. </w:t>
      </w:r>
      <w:r w:rsidRPr="00A9291C">
        <w:rPr>
          <w:rFonts w:eastAsia="Calibri"/>
          <w:b/>
          <w:iCs/>
          <w:u w:val="single"/>
          <w:bdr w:val="single" w:sz="8" w:space="0" w:color="auto"/>
        </w:rPr>
        <w:t>Coal and oil</w:t>
      </w:r>
      <w:r w:rsidRPr="00A9291C">
        <w:rPr>
          <w:rFonts w:eastAsia="Calibri"/>
          <w:u w:val="single"/>
        </w:rPr>
        <w:t xml:space="preserve"> were less likely to be viewed as part of the </w:t>
      </w:r>
      <w:proofErr w:type="gramStart"/>
      <w:r w:rsidRPr="00A9291C">
        <w:rPr>
          <w:rFonts w:eastAsia="Calibri"/>
          <w:u w:val="single"/>
        </w:rPr>
        <w:t>commons</w:t>
      </w:r>
      <w:proofErr w:type="gramEnd"/>
      <w:r w:rsidRPr="00A9291C">
        <w:rPr>
          <w:rFonts w:eastAsia="Calibri"/>
          <w:sz w:val="16"/>
        </w:rPr>
        <w:t>, since they were not as historically central to public use and well-being as water.</w:t>
      </w:r>
    </w:p>
    <w:p w14:paraId="64BC0330" w14:textId="77777777" w:rsidR="00A9291C" w:rsidRPr="00A9291C" w:rsidRDefault="00A9291C" w:rsidP="00A9291C">
      <w:pPr>
        <w:rPr>
          <w:rFonts w:eastAsia="Calibri"/>
          <w:sz w:val="16"/>
        </w:rPr>
      </w:pPr>
      <w:r w:rsidRPr="00A9291C">
        <w:rPr>
          <w:rFonts w:eastAsia="Calibri"/>
          <w:sz w:val="16"/>
        </w:rPr>
        <w:t>The long historical shift from coal toward oil was also driven by social and political interests rather than technological advantages. Coal miners were rebellious at an early stage, mobilized by communities formed working under adverse and dangerous conditions. Fear of unions helped shift industrial capitalism in the late 19th and 20th centuries toward oil.</w:t>
      </w:r>
    </w:p>
    <w:p w14:paraId="1BD3371C" w14:textId="77777777" w:rsidR="00A9291C" w:rsidRPr="00A9291C" w:rsidRDefault="00A9291C" w:rsidP="00A9291C">
      <w:pPr>
        <w:rPr>
          <w:rFonts w:eastAsia="Calibri"/>
          <w:u w:val="single"/>
        </w:rPr>
      </w:pPr>
      <w:r w:rsidRPr="00A9291C">
        <w:rPr>
          <w:rFonts w:eastAsia="Calibri"/>
          <w:u w:val="single"/>
        </w:rPr>
        <w:t xml:space="preserve">Oil became the </w:t>
      </w:r>
      <w:r w:rsidRPr="00A9291C">
        <w:rPr>
          <w:rFonts w:eastAsia="Calibri"/>
          <w:b/>
          <w:iCs/>
          <w:u w:val="single"/>
          <w:bdr w:val="single" w:sz="8" w:space="0" w:color="auto"/>
        </w:rPr>
        <w:t>central energy</w:t>
      </w:r>
      <w:r w:rsidRPr="00A9291C">
        <w:rPr>
          <w:rFonts w:eastAsia="Calibri"/>
          <w:u w:val="single"/>
        </w:rPr>
        <w:t xml:space="preserve"> source of U.S. 20th century </w:t>
      </w:r>
      <w:r w:rsidRPr="00A9291C">
        <w:rPr>
          <w:rFonts w:eastAsia="Calibri"/>
          <w:b/>
          <w:iCs/>
          <w:u w:val="single"/>
          <w:bdr w:val="single" w:sz="8" w:space="0" w:color="auto"/>
        </w:rPr>
        <w:t>capitalism</w:t>
      </w:r>
      <w:r w:rsidRPr="00A9291C">
        <w:rPr>
          <w:rFonts w:eastAsia="Calibri"/>
          <w:sz w:val="16"/>
        </w:rPr>
        <w:t xml:space="preserve"> largely because of wars, especially World War I and World War II. Tank warfare and the new importance of planes in World War I was a major catalyst for the 20th century shift toward oil. World War II sealed the deal. Enormous amounts of oil were needed to power the planes and produce the arms to win this huge conflagration. And </w:t>
      </w:r>
      <w:r w:rsidRPr="00A9291C">
        <w:rPr>
          <w:rFonts w:eastAsia="Calibri"/>
          <w:u w:val="single"/>
        </w:rPr>
        <w:t xml:space="preserve">U.S. </w:t>
      </w:r>
      <w:r w:rsidRPr="00A9291C">
        <w:rPr>
          <w:rFonts w:eastAsia="Calibri"/>
          <w:b/>
          <w:iCs/>
          <w:u w:val="single"/>
          <w:bdr w:val="single" w:sz="8" w:space="0" w:color="auto"/>
        </w:rPr>
        <w:t>interests</w:t>
      </w:r>
      <w:r w:rsidRPr="00A9291C">
        <w:rPr>
          <w:rFonts w:eastAsia="Calibri"/>
          <w:u w:val="single"/>
        </w:rPr>
        <w:t xml:space="preserve"> in both </w:t>
      </w:r>
      <w:r w:rsidRPr="00A9291C">
        <w:rPr>
          <w:rFonts w:eastAsia="Calibri"/>
          <w:b/>
          <w:iCs/>
          <w:u w:val="single"/>
          <w:bdr w:val="single" w:sz="8" w:space="0" w:color="auto"/>
        </w:rPr>
        <w:t>securing</w:t>
      </w:r>
      <w:r w:rsidRPr="00A9291C">
        <w:rPr>
          <w:rFonts w:eastAsia="Calibri"/>
          <w:u w:val="single"/>
        </w:rPr>
        <w:t xml:space="preserve"> and </w:t>
      </w:r>
      <w:r w:rsidRPr="00A9291C">
        <w:rPr>
          <w:rFonts w:eastAsia="Calibri"/>
          <w:b/>
          <w:iCs/>
          <w:u w:val="single"/>
          <w:bdr w:val="single" w:sz="8" w:space="0" w:color="auto"/>
        </w:rPr>
        <w:t>selling</w:t>
      </w:r>
      <w:r w:rsidRPr="00A9291C">
        <w:rPr>
          <w:rFonts w:eastAsia="Calibri"/>
          <w:u w:val="single"/>
        </w:rPr>
        <w:t xml:space="preserve"> oil in Asia were a major factor fueling U.S. interest in </w:t>
      </w:r>
      <w:r w:rsidRPr="00A9291C">
        <w:rPr>
          <w:rFonts w:eastAsia="Calibri"/>
          <w:b/>
          <w:iCs/>
          <w:u w:val="single"/>
          <w:bdr w:val="single" w:sz="8" w:space="0" w:color="auto"/>
        </w:rPr>
        <w:t>war</w:t>
      </w:r>
      <w:r w:rsidRPr="00A9291C">
        <w:rPr>
          <w:rFonts w:eastAsia="Calibri"/>
          <w:u w:val="single"/>
        </w:rPr>
        <w:t xml:space="preserve"> in </w:t>
      </w:r>
      <w:r w:rsidRPr="00A9291C">
        <w:rPr>
          <w:rFonts w:eastAsia="Calibri"/>
          <w:b/>
          <w:iCs/>
          <w:u w:val="single"/>
          <w:bdr w:val="single" w:sz="8" w:space="0" w:color="auto"/>
        </w:rPr>
        <w:t>the Pacific.</w:t>
      </w:r>
    </w:p>
    <w:p w14:paraId="10F5EB84" w14:textId="77777777" w:rsidR="00A9291C" w:rsidRPr="00A9291C" w:rsidRDefault="00A9291C" w:rsidP="00A9291C">
      <w:pPr>
        <w:rPr>
          <w:rFonts w:eastAsia="Calibri"/>
          <w:sz w:val="16"/>
        </w:rPr>
      </w:pPr>
      <w:r w:rsidRPr="00A9291C">
        <w:rPr>
          <w:rFonts w:eastAsia="Calibri"/>
          <w:sz w:val="16"/>
        </w:rPr>
        <w:t>The Bulletin of Atomic Scientists has set the Doomsday Clock at 90 seconds to midnight, the closest it has ever been. Why has the risk of nuclear catastrophe become so heightened?</w:t>
      </w:r>
    </w:p>
    <w:p w14:paraId="4558DF39" w14:textId="77777777" w:rsidR="00A9291C" w:rsidRPr="00A9291C" w:rsidRDefault="00A9291C" w:rsidP="00A9291C">
      <w:pPr>
        <w:rPr>
          <w:rFonts w:eastAsia="Calibri"/>
          <w:sz w:val="16"/>
        </w:rPr>
      </w:pPr>
      <w:r w:rsidRPr="00A9291C">
        <w:rPr>
          <w:rFonts w:eastAsia="Calibri"/>
          <w:sz w:val="16"/>
        </w:rPr>
        <w:t>The Bulletin issued a statement saying the change was “largely but not exclusively” due to Russia’s invasion of Ukraine. They also now connect nuclear doomsday with environmental doomsday, noting that climate change and other environmental-linked threats such as COVID-19 played a role in resetting the clock. They are pulling the curtain back to reveal some of the “triangle of extinction.”</w:t>
      </w:r>
    </w:p>
    <w:p w14:paraId="7D78775A" w14:textId="77777777" w:rsidR="00A9291C" w:rsidRPr="00A9291C" w:rsidRDefault="00A9291C" w:rsidP="00A9291C">
      <w:pPr>
        <w:rPr>
          <w:rFonts w:eastAsia="Calibri"/>
          <w:sz w:val="16"/>
        </w:rPr>
      </w:pPr>
      <w:r w:rsidRPr="00A9291C">
        <w:rPr>
          <w:rFonts w:eastAsia="Calibri"/>
          <w:sz w:val="16"/>
        </w:rPr>
        <w:t>The Doomsday Clock is an important symbol, recognized around the world as a crucial indicator of potential imminent extinction. Founded in Chicago after the U.S. development of the nuclear bomb — a subject popularized in the film Oppenheimer — the Bulletin’s scientists, despite their major contributions, have their own limitations. They are not political economists or social theorists, and their U.S. roots have shaped their thinking. This may explain why they have not portrayed the full “triangle of extinction,” nor focused on the unique U.S. role in supercharging the race to extinction.</w:t>
      </w:r>
    </w:p>
    <w:p w14:paraId="1187BC3F" w14:textId="77777777" w:rsidR="00A9291C" w:rsidRPr="00A9291C" w:rsidRDefault="00A9291C" w:rsidP="00A9291C">
      <w:pPr>
        <w:rPr>
          <w:rFonts w:eastAsia="Calibri"/>
          <w:sz w:val="16"/>
        </w:rPr>
      </w:pPr>
      <w:r w:rsidRPr="00A9291C">
        <w:rPr>
          <w:rFonts w:eastAsia="Calibri"/>
          <w:sz w:val="16"/>
        </w:rPr>
        <w:t>This goes beyond their relative lack of attention to the historical role of the U.S. and NATO in leading up to the Ukraine war. They have not offered a strong critique of the extinction risks inherent in building U.S. hegemony throughout the nuclear era. Nor have they highlighted the U.S. role in catalyzing Middle Eastern wars for oil and now heating up the new Cold War with both Russia and China, as well as playing a role in the current Israel-Hamas-Iran-U.S. military crisis, all intensifying extinction perils.</w:t>
      </w:r>
    </w:p>
    <w:p w14:paraId="1F4D7CCE" w14:textId="77777777" w:rsidR="00A9291C" w:rsidRPr="00A9291C" w:rsidRDefault="00A9291C" w:rsidP="00A9291C">
      <w:pPr>
        <w:rPr>
          <w:rFonts w:eastAsia="Calibri"/>
          <w:sz w:val="16"/>
        </w:rPr>
      </w:pPr>
      <w:r w:rsidRPr="00A9291C">
        <w:rPr>
          <w:rFonts w:eastAsia="Calibri"/>
          <w:sz w:val="16"/>
        </w:rPr>
        <w:t xml:space="preserve">Nor does the Bulletin highlight how </w:t>
      </w:r>
      <w:r w:rsidRPr="00A9291C">
        <w:rPr>
          <w:rFonts w:eastAsia="Calibri"/>
          <w:highlight w:val="cyan"/>
          <w:u w:val="single"/>
        </w:rPr>
        <w:t xml:space="preserve">capitalist </w:t>
      </w:r>
      <w:r w:rsidRPr="00A9291C">
        <w:rPr>
          <w:rFonts w:eastAsia="Calibri"/>
          <w:b/>
          <w:iCs/>
          <w:highlight w:val="cyan"/>
          <w:u w:val="single"/>
          <w:bdr w:val="single" w:sz="8" w:space="0" w:color="auto"/>
        </w:rPr>
        <w:t>economies</w:t>
      </w:r>
      <w:r w:rsidRPr="00A9291C">
        <w:rPr>
          <w:rFonts w:eastAsia="Calibri"/>
          <w:u w:val="single"/>
        </w:rPr>
        <w:t xml:space="preserve">, and especially U.S. militarized capitalism, </w:t>
      </w:r>
      <w:r w:rsidRPr="00A9291C">
        <w:rPr>
          <w:rFonts w:eastAsia="Calibri"/>
          <w:highlight w:val="cyan"/>
          <w:u w:val="single"/>
        </w:rPr>
        <w:t xml:space="preserve">are </w:t>
      </w:r>
      <w:r w:rsidRPr="00A9291C">
        <w:rPr>
          <w:rFonts w:eastAsia="Calibri"/>
          <w:u w:val="single"/>
        </w:rPr>
        <w:t xml:space="preserve">crucial </w:t>
      </w:r>
      <w:r w:rsidRPr="00A9291C">
        <w:rPr>
          <w:rFonts w:eastAsia="Calibri"/>
          <w:b/>
          <w:iCs/>
          <w:highlight w:val="cyan"/>
          <w:u w:val="single"/>
          <w:bdr w:val="single" w:sz="8" w:space="0" w:color="auto"/>
        </w:rPr>
        <w:t>structural extinction</w:t>
      </w:r>
      <w:r w:rsidRPr="00A9291C">
        <w:rPr>
          <w:rFonts w:eastAsia="Calibri"/>
          <w:highlight w:val="cyan"/>
          <w:u w:val="single"/>
        </w:rPr>
        <w:t xml:space="preserve"> forces</w:t>
      </w:r>
      <w:r w:rsidRPr="00A9291C">
        <w:rPr>
          <w:rFonts w:eastAsia="Calibri"/>
          <w:sz w:val="16"/>
        </w:rPr>
        <w:t>. We hope that the Bulletin’s scientists will read Dying for Capitalism. If the nuclear scientists were to discuss the need to transform U.S. militarized capitalism, it would expose more of the “triangle of extinction,” and help mobilize both scientists and the public.</w:t>
      </w:r>
    </w:p>
    <w:p w14:paraId="7AB99BFC" w14:textId="77777777" w:rsidR="00A9291C" w:rsidRPr="00A9291C" w:rsidRDefault="00A9291C" w:rsidP="00A9291C">
      <w:pPr>
        <w:keepNext/>
        <w:keepLines/>
        <w:spacing w:before="40"/>
        <w:outlineLvl w:val="3"/>
        <w:rPr>
          <w:rFonts w:eastAsia="Times New Roman"/>
          <w:b/>
          <w:iCs/>
          <w:sz w:val="26"/>
        </w:rPr>
      </w:pPr>
      <w:r w:rsidRPr="00A9291C">
        <w:rPr>
          <w:rFonts w:eastAsia="Times New Roman"/>
          <w:b/>
          <w:iCs/>
          <w:sz w:val="26"/>
        </w:rPr>
        <w:t xml:space="preserve">The alternative is a </w:t>
      </w:r>
      <w:r w:rsidRPr="00A9291C">
        <w:rPr>
          <w:rFonts w:eastAsia="Times New Roman"/>
          <w:b/>
          <w:iCs/>
          <w:sz w:val="26"/>
          <w:u w:val="single"/>
        </w:rPr>
        <w:t>class-based movement towards socialism</w:t>
      </w:r>
    </w:p>
    <w:p w14:paraId="3DA218BE" w14:textId="77777777" w:rsidR="00A9291C" w:rsidRPr="00A9291C" w:rsidRDefault="00A9291C" w:rsidP="00A9291C">
      <w:pPr>
        <w:rPr>
          <w:rFonts w:eastAsia="Calibri"/>
        </w:rPr>
      </w:pPr>
      <w:r w:rsidRPr="00A9291C">
        <w:rPr>
          <w:rFonts w:eastAsia="Calibri"/>
          <w:b/>
          <w:bCs/>
          <w:sz w:val="26"/>
        </w:rPr>
        <w:t>Foster ’19</w:t>
      </w:r>
      <w:r w:rsidRPr="00A9291C">
        <w:rPr>
          <w:rFonts w:eastAsia="Calibri"/>
        </w:rPr>
        <w:t xml:space="preserve"> [John; February 2019; PhD in polisci from York University, professor of sociology at the University of Oregon and editor of the Monthly Review professor of sociology at the University of Oregon; Monthly Review, “Capitalism Has Failed—What </w:t>
      </w:r>
      <w:proofErr w:type="gramStart"/>
      <w:r w:rsidRPr="00A9291C">
        <w:rPr>
          <w:rFonts w:eastAsia="Calibri"/>
        </w:rPr>
        <w:t>Next?,</w:t>
      </w:r>
      <w:proofErr w:type="gramEnd"/>
      <w:r w:rsidRPr="00A9291C">
        <w:rPr>
          <w:rFonts w:eastAsia="Calibri"/>
        </w:rPr>
        <w:t>” https://monthlyreview.org/2019/02/01/capitalism-has-failed-what-next/]</w:t>
      </w:r>
    </w:p>
    <w:p w14:paraId="0E9C1727" w14:textId="77777777" w:rsidR="00A9291C" w:rsidRPr="00A9291C" w:rsidRDefault="00A9291C" w:rsidP="00A9291C">
      <w:pPr>
        <w:rPr>
          <w:rFonts w:eastAsia="Calibri"/>
          <w:sz w:val="16"/>
        </w:rPr>
      </w:pPr>
      <w:r w:rsidRPr="00A9291C">
        <w:rPr>
          <w:rFonts w:eastAsia="Calibri"/>
          <w:sz w:val="16"/>
        </w:rPr>
        <w:t xml:space="preserve">It may be objected that socialism has been tried and has failed and hence no longer exists as an alternative. However, </w:t>
      </w:r>
      <w:r w:rsidRPr="00A9291C">
        <w:rPr>
          <w:rFonts w:eastAsia="Calibri"/>
          <w:u w:val="single"/>
        </w:rPr>
        <w:t>like the earliest attempts at capitalism in</w:t>
      </w:r>
      <w:r w:rsidRPr="00A9291C">
        <w:rPr>
          <w:rFonts w:eastAsia="Calibri"/>
          <w:sz w:val="16"/>
        </w:rPr>
        <w:t xml:space="preserve"> the </w:t>
      </w:r>
      <w:r w:rsidRPr="00A9291C">
        <w:rPr>
          <w:rFonts w:eastAsia="Calibri"/>
          <w:u w:val="single"/>
        </w:rPr>
        <w:t>Italian city-states</w:t>
      </w:r>
      <w:r w:rsidRPr="00A9291C">
        <w:rPr>
          <w:rFonts w:eastAsia="Calibri"/>
          <w:sz w:val="16"/>
        </w:rPr>
        <w:t xml:space="preserve"> of the late Middle Ages, which were </w:t>
      </w:r>
      <w:r w:rsidRPr="00A9291C">
        <w:rPr>
          <w:rFonts w:eastAsia="Calibri"/>
          <w:u w:val="single"/>
        </w:rPr>
        <w:t>not strong enough to survive amongst</w:t>
      </w:r>
      <w:r w:rsidRPr="00A9291C">
        <w:rPr>
          <w:rFonts w:eastAsia="Calibri"/>
          <w:sz w:val="16"/>
        </w:rPr>
        <w:t xml:space="preserve"> the </w:t>
      </w:r>
      <w:r w:rsidRPr="00A9291C">
        <w:rPr>
          <w:rFonts w:eastAsia="Calibri"/>
          <w:u w:val="single"/>
        </w:rPr>
        <w:t>feudal societies</w:t>
      </w:r>
      <w:r w:rsidRPr="00A9291C">
        <w:rPr>
          <w:rFonts w:eastAsia="Calibri"/>
          <w:sz w:val="16"/>
        </w:rPr>
        <w:t xml:space="preserve"> that surrounded them, </w:t>
      </w:r>
      <w:r w:rsidRPr="00A9291C">
        <w:rPr>
          <w:rFonts w:eastAsia="Calibri"/>
          <w:u w:val="single"/>
        </w:rPr>
        <w:t xml:space="preserve">the failure of the first experiments at </w:t>
      </w:r>
      <w:r w:rsidRPr="00A9291C">
        <w:rPr>
          <w:rFonts w:eastAsia="Calibri"/>
          <w:highlight w:val="cyan"/>
          <w:u w:val="single"/>
        </w:rPr>
        <w:t>socialism</w:t>
      </w:r>
      <w:r w:rsidRPr="00A9291C">
        <w:rPr>
          <w:rFonts w:eastAsia="Calibri"/>
          <w:b/>
          <w:iCs/>
          <w:u w:val="single"/>
          <w:bdr w:val="single" w:sz="8" w:space="0" w:color="auto"/>
        </w:rPr>
        <w:t xml:space="preserve"> presage nothing but its eventual rebirth</w:t>
      </w:r>
      <w:r w:rsidRPr="00A9291C">
        <w:rPr>
          <w:rFonts w:eastAsia="Calibri"/>
          <w:u w:val="single"/>
        </w:rPr>
        <w:t xml:space="preserve"> in a</w:t>
      </w:r>
      <w:r w:rsidRPr="00A9291C">
        <w:rPr>
          <w:rFonts w:eastAsia="Calibri"/>
          <w:b/>
          <w:iCs/>
          <w:u w:val="single"/>
          <w:bdr w:val="single" w:sz="8" w:space="0" w:color="auto"/>
        </w:rPr>
        <w:t xml:space="preserve"> new, more revolutionary, more universal form</w:t>
      </w:r>
      <w:r w:rsidRPr="00A9291C">
        <w:rPr>
          <w:rFonts w:eastAsia="Calibri"/>
          <w:u w:val="single"/>
        </w:rPr>
        <w:t xml:space="preserve">, which </w:t>
      </w:r>
      <w:r w:rsidRPr="00A9291C">
        <w:rPr>
          <w:rFonts w:eastAsia="Calibri"/>
          <w:b/>
          <w:iCs/>
          <w:u w:val="single"/>
          <w:bdr w:val="single" w:sz="8" w:space="0" w:color="auto"/>
        </w:rPr>
        <w:t>examines</w:t>
      </w:r>
      <w:r w:rsidRPr="00A9291C">
        <w:rPr>
          <w:rFonts w:eastAsia="Calibri"/>
          <w:u w:val="single"/>
        </w:rPr>
        <w:t xml:space="preserve"> and </w:t>
      </w:r>
      <w:r w:rsidRPr="00A9291C">
        <w:rPr>
          <w:rFonts w:eastAsia="Calibri"/>
          <w:b/>
          <w:iCs/>
          <w:highlight w:val="cyan"/>
          <w:u w:val="single"/>
          <w:bdr w:val="single" w:sz="8" w:space="0" w:color="auto"/>
        </w:rPr>
        <w:t>learns</w:t>
      </w:r>
      <w:r w:rsidRPr="00A9291C">
        <w:rPr>
          <w:rFonts w:eastAsia="Calibri"/>
          <w:highlight w:val="cyan"/>
          <w:u w:val="single"/>
        </w:rPr>
        <w:t xml:space="preserve"> </w:t>
      </w:r>
      <w:r w:rsidRPr="00A9291C">
        <w:rPr>
          <w:rFonts w:eastAsia="Calibri"/>
          <w:b/>
          <w:iCs/>
          <w:highlight w:val="cyan"/>
          <w:u w:val="single"/>
          <w:bdr w:val="single" w:sz="8" w:space="0" w:color="auto"/>
        </w:rPr>
        <w:t>from</w:t>
      </w:r>
      <w:r w:rsidRPr="00A9291C">
        <w:rPr>
          <w:rFonts w:eastAsia="Calibri"/>
          <w:sz w:val="16"/>
        </w:rPr>
        <w:t xml:space="preserve"> the </w:t>
      </w:r>
      <w:r w:rsidRPr="00A9291C">
        <w:rPr>
          <w:rFonts w:eastAsia="Calibri"/>
          <w:b/>
          <w:iCs/>
          <w:highlight w:val="cyan"/>
          <w:u w:val="single"/>
          <w:bdr w:val="single" w:sz="8" w:space="0" w:color="auto"/>
        </w:rPr>
        <w:t>failures</w:t>
      </w:r>
      <w:r w:rsidRPr="00A9291C">
        <w:rPr>
          <w:rFonts w:eastAsia="Calibri"/>
          <w:sz w:val="16"/>
        </w:rPr>
        <w:t xml:space="preserve">.95 </w:t>
      </w:r>
      <w:r w:rsidRPr="00A9291C">
        <w:rPr>
          <w:rFonts w:eastAsia="Calibri"/>
          <w:u w:val="single"/>
        </w:rPr>
        <w:t>Even in failure, socialism</w:t>
      </w:r>
      <w:r w:rsidRPr="00A9291C">
        <w:rPr>
          <w:rFonts w:eastAsia="Calibri"/>
          <w:sz w:val="16"/>
        </w:rPr>
        <w:t xml:space="preserve"> has this advantage over capitalism: it </w:t>
      </w:r>
      <w:r w:rsidRPr="00A9291C">
        <w:rPr>
          <w:rFonts w:eastAsia="Calibri"/>
          <w:u w:val="single"/>
        </w:rPr>
        <w:t>is motivated by</w:t>
      </w:r>
      <w:r w:rsidRPr="00A9291C">
        <w:rPr>
          <w:rFonts w:eastAsia="Calibri"/>
          <w:sz w:val="16"/>
        </w:rPr>
        <w:t xml:space="preserve"> the demand for “</w:t>
      </w:r>
      <w:r w:rsidRPr="00A9291C">
        <w:rPr>
          <w:rFonts w:eastAsia="Calibri"/>
          <w:b/>
          <w:iCs/>
          <w:u w:val="single"/>
          <w:bdr w:val="single" w:sz="8" w:space="0" w:color="auto"/>
        </w:rPr>
        <w:t>freedom</w:t>
      </w:r>
      <w:r w:rsidRPr="00A9291C">
        <w:rPr>
          <w:rFonts w:eastAsia="Calibri"/>
          <w:sz w:val="16"/>
        </w:rPr>
        <w:t xml:space="preserve"> in general,” </w:t>
      </w:r>
      <w:r w:rsidRPr="00A9291C">
        <w:rPr>
          <w:rFonts w:eastAsia="Calibri"/>
          <w:u w:val="single"/>
        </w:rPr>
        <w:t>rooted in</w:t>
      </w:r>
      <w:r w:rsidRPr="00A9291C">
        <w:rPr>
          <w:rFonts w:eastAsia="Calibri"/>
          <w:sz w:val="16"/>
        </w:rPr>
        <w:t xml:space="preserve"> substantive </w:t>
      </w:r>
      <w:r w:rsidRPr="00A9291C">
        <w:rPr>
          <w:rFonts w:eastAsia="Calibri"/>
          <w:b/>
          <w:iCs/>
          <w:u w:val="single"/>
          <w:bdr w:val="single" w:sz="8" w:space="0" w:color="auto"/>
        </w:rPr>
        <w:t>equality</w:t>
      </w:r>
      <w:r w:rsidRPr="00A9291C">
        <w:rPr>
          <w:rFonts w:eastAsia="Calibri"/>
          <w:u w:val="single"/>
        </w:rPr>
        <w:t xml:space="preserve"> and</w:t>
      </w:r>
      <w:r w:rsidRPr="00A9291C">
        <w:rPr>
          <w:rFonts w:eastAsia="Calibri"/>
          <w:b/>
          <w:iCs/>
          <w:u w:val="single"/>
          <w:bdr w:val="single" w:sz="8" w:space="0" w:color="auto"/>
        </w:rPr>
        <w:t xml:space="preserve"> sustainable</w:t>
      </w:r>
      <w:r w:rsidRPr="00A9291C">
        <w:rPr>
          <w:rFonts w:eastAsia="Calibri"/>
          <w:sz w:val="16"/>
        </w:rPr>
        <w:t xml:space="preserve"> human </w:t>
      </w:r>
      <w:r w:rsidRPr="00A9291C">
        <w:rPr>
          <w:rFonts w:eastAsia="Calibri"/>
          <w:b/>
          <w:iCs/>
          <w:u w:val="single"/>
          <w:bdr w:val="single" w:sz="8" w:space="0" w:color="auto"/>
        </w:rPr>
        <w:t>development</w:t>
      </w:r>
      <w:r w:rsidRPr="00A9291C">
        <w:rPr>
          <w:rFonts w:eastAsia="Calibri"/>
          <w:sz w:val="16"/>
        </w:rPr>
        <w:t>—</w:t>
      </w:r>
      <w:r w:rsidRPr="00A9291C">
        <w:rPr>
          <w:rFonts w:eastAsia="Calibri"/>
          <w:u w:val="single"/>
        </w:rPr>
        <w:t>reflecting</w:t>
      </w:r>
      <w:r w:rsidRPr="00A9291C">
        <w:rPr>
          <w:rFonts w:eastAsia="Calibri"/>
          <w:sz w:val="16"/>
        </w:rPr>
        <w:t xml:space="preserve"> precisely those </w:t>
      </w:r>
      <w:r w:rsidRPr="00A9291C">
        <w:rPr>
          <w:rFonts w:eastAsia="Calibri"/>
          <w:u w:val="single"/>
        </w:rPr>
        <w:t xml:space="preserve">collective social relations, borne of </w:t>
      </w:r>
      <w:r w:rsidRPr="00A9291C">
        <w:rPr>
          <w:rFonts w:eastAsia="Calibri"/>
          <w:b/>
          <w:iCs/>
          <w:u w:val="single"/>
          <w:bdr w:val="single" w:sz="8" w:space="0" w:color="auto"/>
        </w:rPr>
        <w:t>historical</w:t>
      </w:r>
      <w:r w:rsidRPr="00A9291C">
        <w:rPr>
          <w:rFonts w:eastAsia="Calibri"/>
          <w:u w:val="single"/>
        </w:rPr>
        <w:t xml:space="preserve"> </w:t>
      </w:r>
      <w:r w:rsidRPr="00A9291C">
        <w:rPr>
          <w:rFonts w:eastAsia="Calibri"/>
          <w:b/>
          <w:iCs/>
          <w:u w:val="single"/>
          <w:bdr w:val="single" w:sz="8" w:space="0" w:color="auto"/>
        </w:rPr>
        <w:t>necessity</w:t>
      </w:r>
      <w:r w:rsidRPr="00A9291C">
        <w:rPr>
          <w:rFonts w:eastAsia="Calibri"/>
          <w:u w:val="single"/>
        </w:rPr>
        <w:t xml:space="preserve"> and the</w:t>
      </w:r>
      <w:r w:rsidRPr="00A9291C">
        <w:rPr>
          <w:rFonts w:eastAsia="Calibri"/>
          <w:sz w:val="16"/>
        </w:rPr>
        <w:t xml:space="preserve"> unending </w:t>
      </w:r>
      <w:r w:rsidRPr="00A9291C">
        <w:rPr>
          <w:rFonts w:eastAsia="Calibri"/>
          <w:u w:val="single"/>
        </w:rPr>
        <w:t xml:space="preserve">struggle for human freedom, </w:t>
      </w:r>
      <w:r w:rsidRPr="00A9291C">
        <w:rPr>
          <w:rFonts w:eastAsia="Calibri"/>
          <w:b/>
          <w:iCs/>
          <w:u w:val="single"/>
          <w:bdr w:val="single" w:sz="8" w:space="0" w:color="auto"/>
        </w:rPr>
        <w:t>crucial to human survival</w:t>
      </w:r>
      <w:r w:rsidRPr="00A9291C">
        <w:rPr>
          <w:rFonts w:eastAsia="Calibri"/>
          <w:sz w:val="16"/>
        </w:rPr>
        <w:t xml:space="preserve"> in our time.96</w:t>
      </w:r>
    </w:p>
    <w:p w14:paraId="1530FCC0" w14:textId="77777777" w:rsidR="00A9291C" w:rsidRPr="00A9291C" w:rsidRDefault="00A9291C" w:rsidP="00A9291C">
      <w:pPr>
        <w:rPr>
          <w:rFonts w:eastAsia="Calibri"/>
          <w:sz w:val="16"/>
        </w:rPr>
      </w:pPr>
      <w:r w:rsidRPr="00A9291C">
        <w:rPr>
          <w:rFonts w:eastAsia="Calibri"/>
          <w:sz w:val="16"/>
        </w:rPr>
        <w:t xml:space="preserve">The great conservative economist </w:t>
      </w:r>
      <w:r w:rsidRPr="00A9291C">
        <w:rPr>
          <w:rFonts w:eastAsia="Calibri"/>
          <w:u w:val="single"/>
        </w:rPr>
        <w:t>Joseph Schumpeter</w:t>
      </w:r>
      <w:r w:rsidRPr="00A9291C">
        <w:rPr>
          <w:rFonts w:eastAsia="Calibri"/>
          <w:sz w:val="16"/>
        </w:rPr>
        <w:t xml:space="preserve">, who, as Austrian finance minister in Red Vienna, had allied himself for a time with the socialist government and found himself attacked on all sides, once </w:t>
      </w:r>
      <w:r w:rsidRPr="00A9291C">
        <w:rPr>
          <w:rFonts w:eastAsia="Calibri"/>
          <w:u w:val="single"/>
        </w:rPr>
        <w:t xml:space="preserve">wrote that capitalism would perish </w:t>
      </w:r>
      <w:r w:rsidRPr="00A9291C">
        <w:rPr>
          <w:rFonts w:eastAsia="Calibri"/>
          <w:b/>
          <w:iCs/>
          <w:u w:val="single"/>
          <w:bdr w:val="single" w:sz="8" w:space="0" w:color="auto"/>
        </w:rPr>
        <w:t>not because of</w:t>
      </w:r>
      <w:r w:rsidRPr="00A9291C">
        <w:rPr>
          <w:rFonts w:eastAsia="Calibri"/>
          <w:sz w:val="16"/>
        </w:rPr>
        <w:t xml:space="preserve"> “the weight of </w:t>
      </w:r>
      <w:r w:rsidRPr="00A9291C">
        <w:rPr>
          <w:rFonts w:eastAsia="Calibri"/>
          <w:b/>
          <w:iCs/>
          <w:u w:val="single"/>
          <w:bdr w:val="single" w:sz="8" w:space="0" w:color="auto"/>
        </w:rPr>
        <w:t>economic failure</w:t>
      </w:r>
      <w:r w:rsidRPr="00A9291C">
        <w:rPr>
          <w:rFonts w:eastAsia="Calibri"/>
          <w:sz w:val="16"/>
        </w:rPr>
        <w:t xml:space="preserve">,” </w:t>
      </w:r>
      <w:r w:rsidRPr="00A9291C">
        <w:rPr>
          <w:rFonts w:eastAsia="Calibri"/>
          <w:u w:val="single"/>
        </w:rPr>
        <w:t>but</w:t>
      </w:r>
      <w:r w:rsidRPr="00A9291C">
        <w:rPr>
          <w:rFonts w:eastAsia="Calibri"/>
          <w:sz w:val="16"/>
        </w:rPr>
        <w:t xml:space="preserve"> rather </w:t>
      </w:r>
      <w:r w:rsidRPr="00A9291C">
        <w:rPr>
          <w:rFonts w:eastAsia="Calibri"/>
          <w:u w:val="single"/>
        </w:rPr>
        <w:t>because</w:t>
      </w:r>
      <w:r w:rsidRPr="00A9291C">
        <w:rPr>
          <w:rFonts w:eastAsia="Calibri"/>
          <w:b/>
          <w:iCs/>
          <w:u w:val="single"/>
          <w:bdr w:val="single" w:sz="8" w:space="0" w:color="auto"/>
        </w:rPr>
        <w:t xml:space="preserve"> its</w:t>
      </w:r>
      <w:r w:rsidRPr="00A9291C">
        <w:rPr>
          <w:rFonts w:eastAsia="Calibri"/>
          <w:sz w:val="16"/>
        </w:rPr>
        <w:t xml:space="preserve"> “very </w:t>
      </w:r>
      <w:r w:rsidRPr="00A9291C">
        <w:rPr>
          <w:rFonts w:eastAsia="Calibri"/>
          <w:b/>
          <w:iCs/>
          <w:u w:val="single"/>
          <w:bdr w:val="single" w:sz="8" w:space="0" w:color="auto"/>
        </w:rPr>
        <w:t>success</w:t>
      </w:r>
      <w:r w:rsidRPr="00A9291C">
        <w:rPr>
          <w:rFonts w:eastAsia="Calibri"/>
          <w:sz w:val="16"/>
        </w:rPr>
        <w:t xml:space="preserve">” </w:t>
      </w:r>
      <w:r w:rsidRPr="00A9291C">
        <w:rPr>
          <w:rFonts w:eastAsia="Calibri"/>
          <w:u w:val="single"/>
        </w:rPr>
        <w:t>in pursuing</w:t>
      </w:r>
      <w:r w:rsidRPr="00A9291C">
        <w:rPr>
          <w:rFonts w:eastAsia="Calibri"/>
          <w:sz w:val="16"/>
        </w:rPr>
        <w:t xml:space="preserve"> its </w:t>
      </w:r>
      <w:r w:rsidRPr="00A9291C">
        <w:rPr>
          <w:rFonts w:eastAsia="Calibri"/>
          <w:b/>
          <w:iCs/>
          <w:highlight w:val="cyan"/>
          <w:u w:val="single"/>
          <w:bdr w:val="single" w:sz="8" w:space="0" w:color="auto"/>
        </w:rPr>
        <w:t>narrow economic ends</w:t>
      </w:r>
      <w:r w:rsidRPr="00A9291C">
        <w:rPr>
          <w:rFonts w:eastAsia="Calibri"/>
          <w:sz w:val="16"/>
        </w:rPr>
        <w:t xml:space="preserve">, had </w:t>
      </w:r>
      <w:r w:rsidRPr="00A9291C">
        <w:rPr>
          <w:rFonts w:eastAsia="Calibri"/>
          <w:b/>
          <w:iCs/>
          <w:u w:val="single"/>
          <w:bdr w:val="single" w:sz="8" w:space="0" w:color="auto"/>
        </w:rPr>
        <w:t>undermined</w:t>
      </w:r>
      <w:r w:rsidRPr="00A9291C">
        <w:rPr>
          <w:rFonts w:eastAsia="Calibri"/>
          <w:u w:val="single"/>
        </w:rPr>
        <w:t xml:space="preserve"> </w:t>
      </w:r>
      <w:r w:rsidRPr="00A9291C">
        <w:rPr>
          <w:rFonts w:eastAsia="Calibri"/>
          <w:b/>
          <w:iCs/>
          <w:u w:val="single"/>
          <w:bdr w:val="single" w:sz="8" w:space="0" w:color="auto"/>
        </w:rPr>
        <w:t>the</w:t>
      </w:r>
      <w:r w:rsidRPr="00A9291C">
        <w:rPr>
          <w:rFonts w:eastAsia="Calibri"/>
          <w:sz w:val="16"/>
        </w:rPr>
        <w:t xml:space="preserve"> sociological </w:t>
      </w:r>
      <w:r w:rsidRPr="00A9291C">
        <w:rPr>
          <w:rFonts w:eastAsia="Calibri"/>
          <w:b/>
          <w:iCs/>
          <w:u w:val="single"/>
          <w:bdr w:val="single" w:sz="8" w:space="0" w:color="auto"/>
        </w:rPr>
        <w:t xml:space="preserve">foundations of its existence. </w:t>
      </w:r>
      <w:r w:rsidRPr="00A9291C">
        <w:rPr>
          <w:rFonts w:eastAsia="Calibri"/>
          <w:u w:val="single"/>
        </w:rPr>
        <w:t>Capitalism</w:t>
      </w:r>
      <w:r w:rsidRPr="00A9291C">
        <w:rPr>
          <w:rFonts w:eastAsia="Calibri"/>
          <w:sz w:val="16"/>
        </w:rPr>
        <w:t>, Schumpeter exclaimed, “</w:t>
      </w:r>
      <w:r w:rsidRPr="00A9291C">
        <w:rPr>
          <w:rFonts w:eastAsia="Calibri"/>
          <w:u w:val="single"/>
        </w:rPr>
        <w:t xml:space="preserve">‘inevitably’ creates conditions in which </w:t>
      </w:r>
      <w:r w:rsidRPr="00A9291C">
        <w:rPr>
          <w:rFonts w:eastAsia="Calibri"/>
          <w:b/>
          <w:iCs/>
          <w:u w:val="single"/>
          <w:bdr w:val="single" w:sz="8" w:space="0" w:color="auto"/>
        </w:rPr>
        <w:t xml:space="preserve">it will not be able to </w:t>
      </w:r>
      <w:proofErr w:type="gramStart"/>
      <w:r w:rsidRPr="00A9291C">
        <w:rPr>
          <w:rFonts w:eastAsia="Calibri"/>
          <w:b/>
          <w:iCs/>
          <w:u w:val="single"/>
          <w:bdr w:val="single" w:sz="8" w:space="0" w:color="auto"/>
        </w:rPr>
        <w:t>live</w:t>
      </w:r>
      <w:proofErr w:type="gramEnd"/>
      <w:r w:rsidRPr="00A9291C">
        <w:rPr>
          <w:rFonts w:eastAsia="Calibri"/>
          <w:u w:val="single"/>
        </w:rPr>
        <w:t xml:space="preserve"> and which</w:t>
      </w:r>
      <w:r w:rsidRPr="00A9291C">
        <w:rPr>
          <w:rFonts w:eastAsia="Calibri"/>
          <w:b/>
          <w:iCs/>
          <w:u w:val="single"/>
          <w:bdr w:val="single" w:sz="8" w:space="0" w:color="auto"/>
        </w:rPr>
        <w:t xml:space="preserve"> strongly point to socialism</w:t>
      </w:r>
      <w:r w:rsidRPr="00A9291C">
        <w:rPr>
          <w:rFonts w:eastAsia="Calibri"/>
          <w:sz w:val="16"/>
        </w:rPr>
        <w:t xml:space="preserve"> as its heir apparent.”97 He was, it turns out, in many ways correct, though not entirely in the way he expected. The global development of </w:t>
      </w:r>
      <w:r w:rsidRPr="00A9291C">
        <w:rPr>
          <w:rFonts w:eastAsia="Calibri"/>
          <w:highlight w:val="cyan"/>
          <w:u w:val="single"/>
        </w:rPr>
        <w:t>monopoly</w:t>
      </w:r>
      <w:r w:rsidRPr="00A9291C">
        <w:rPr>
          <w:rFonts w:eastAsia="Calibri"/>
          <w:u w:val="single"/>
        </w:rPr>
        <w:t xml:space="preserve"> capitalism </w:t>
      </w:r>
      <w:r w:rsidRPr="00A9291C">
        <w:rPr>
          <w:rFonts w:eastAsia="Calibri"/>
          <w:highlight w:val="cyan"/>
          <w:u w:val="single"/>
        </w:rPr>
        <w:t>and financialization</w:t>
      </w:r>
      <w:r w:rsidRPr="00A9291C">
        <w:rPr>
          <w:rFonts w:eastAsia="Calibri"/>
          <w:u w:val="single"/>
        </w:rPr>
        <w:t xml:space="preserve"> spearheaded by</w:t>
      </w:r>
      <w:r w:rsidRPr="00A9291C">
        <w:rPr>
          <w:rFonts w:eastAsia="Calibri"/>
          <w:sz w:val="16"/>
        </w:rPr>
        <w:t xml:space="preserve"> the very same counterrevolutionary </w:t>
      </w:r>
      <w:r w:rsidRPr="00A9291C">
        <w:rPr>
          <w:rFonts w:eastAsia="Calibri"/>
          <w:u w:val="single"/>
        </w:rPr>
        <w:t>neoliberalism</w:t>
      </w:r>
      <w:r w:rsidRPr="00A9291C">
        <w:rPr>
          <w:rFonts w:eastAsia="Calibri"/>
          <w:sz w:val="16"/>
        </w:rPr>
        <w:t xml:space="preserve"> that first arose in response to Red Vienna in the interwar years—at a time when Schumpeter himself was a major actor—has now </w:t>
      </w:r>
      <w:r w:rsidRPr="00A9291C">
        <w:rPr>
          <w:rFonts w:eastAsia="Calibri"/>
          <w:b/>
          <w:iCs/>
          <w:highlight w:val="cyan"/>
          <w:u w:val="single"/>
          <w:bdr w:val="single" w:sz="8" w:space="0" w:color="auto"/>
        </w:rPr>
        <w:t>undermined</w:t>
      </w:r>
      <w:r w:rsidRPr="00A9291C">
        <w:rPr>
          <w:rFonts w:eastAsia="Calibri"/>
          <w:sz w:val="16"/>
        </w:rPr>
        <w:t xml:space="preserve"> the </w:t>
      </w:r>
      <w:r w:rsidRPr="00A9291C">
        <w:rPr>
          <w:rFonts w:eastAsia="Calibri"/>
          <w:b/>
          <w:iCs/>
          <w:u w:val="single"/>
          <w:bdr w:val="single" w:sz="8" w:space="0" w:color="auto"/>
        </w:rPr>
        <w:t>material bases</w:t>
      </w:r>
      <w:r w:rsidRPr="00A9291C">
        <w:rPr>
          <w:rFonts w:eastAsia="Calibri"/>
          <w:u w:val="single"/>
        </w:rPr>
        <w:t xml:space="preserve">, not so much of capitalism itself, but of </w:t>
      </w:r>
      <w:r w:rsidRPr="00A9291C">
        <w:rPr>
          <w:rFonts w:eastAsia="Calibri"/>
          <w:b/>
          <w:iCs/>
          <w:highlight w:val="cyan"/>
          <w:u w:val="single"/>
          <w:bdr w:val="single" w:sz="8" w:space="0" w:color="auto"/>
        </w:rPr>
        <w:t>global</w:t>
      </w:r>
      <w:r w:rsidRPr="00A9291C">
        <w:rPr>
          <w:rFonts w:eastAsia="Calibri"/>
          <w:highlight w:val="cyan"/>
          <w:u w:val="single"/>
        </w:rPr>
        <w:t xml:space="preserve"> </w:t>
      </w:r>
      <w:r w:rsidRPr="00A9291C">
        <w:rPr>
          <w:rFonts w:eastAsia="Calibri"/>
          <w:b/>
          <w:iCs/>
          <w:highlight w:val="cyan"/>
          <w:u w:val="single"/>
          <w:bdr w:val="single" w:sz="8" w:space="0" w:color="auto"/>
        </w:rPr>
        <w:t>society</w:t>
      </w:r>
      <w:r w:rsidRPr="00A9291C">
        <w:rPr>
          <w:rFonts w:eastAsia="Calibri"/>
          <w:highlight w:val="cyan"/>
          <w:u w:val="single"/>
        </w:rPr>
        <w:t xml:space="preserve"> and</w:t>
      </w:r>
      <w:r w:rsidRPr="00A9291C">
        <w:rPr>
          <w:rFonts w:eastAsia="Calibri"/>
          <w:u w:val="single"/>
        </w:rPr>
        <w:t xml:space="preserve"> </w:t>
      </w:r>
      <w:r w:rsidRPr="00A9291C">
        <w:rPr>
          <w:rFonts w:eastAsia="Calibri"/>
          <w:b/>
          <w:iCs/>
          <w:u w:val="single"/>
          <w:bdr w:val="single" w:sz="8" w:space="0" w:color="auto"/>
        </w:rPr>
        <w:t>planetary</w:t>
      </w:r>
      <w:r w:rsidRPr="00A9291C">
        <w:rPr>
          <w:rFonts w:eastAsia="Calibri"/>
          <w:u w:val="single"/>
        </w:rPr>
        <w:t xml:space="preserve"> </w:t>
      </w:r>
      <w:r w:rsidRPr="00A9291C">
        <w:rPr>
          <w:rFonts w:eastAsia="Calibri"/>
          <w:b/>
          <w:iCs/>
          <w:highlight w:val="cyan"/>
          <w:u w:val="single"/>
          <w:bdr w:val="single" w:sz="8" w:space="0" w:color="auto"/>
        </w:rPr>
        <w:t>ecology</w:t>
      </w:r>
      <w:r w:rsidRPr="00A9291C">
        <w:rPr>
          <w:rFonts w:eastAsia="Calibri"/>
          <w:u w:val="single"/>
        </w:rPr>
        <w:t>. The result has been the emergence of</w:t>
      </w:r>
      <w:r w:rsidRPr="00A9291C">
        <w:rPr>
          <w:rFonts w:eastAsia="Calibri"/>
          <w:sz w:val="16"/>
        </w:rPr>
        <w:t xml:space="preserve"> an “atmosphere of almost </w:t>
      </w:r>
      <w:r w:rsidRPr="00A9291C">
        <w:rPr>
          <w:rFonts w:eastAsia="Calibri"/>
          <w:b/>
          <w:iCs/>
          <w:u w:val="single"/>
          <w:bdr w:val="single" w:sz="8" w:space="0" w:color="auto"/>
        </w:rPr>
        <w:t>universal hostility</w:t>
      </w:r>
      <w:r w:rsidRPr="00A9291C">
        <w:rPr>
          <w:rFonts w:eastAsia="Calibri"/>
          <w:sz w:val="16"/>
        </w:rPr>
        <w:t xml:space="preserve">” </w:t>
      </w:r>
      <w:r w:rsidRPr="00A9291C">
        <w:rPr>
          <w:rFonts w:eastAsia="Calibri"/>
          <w:u w:val="single"/>
        </w:rPr>
        <w:t>to the prevailing social order</w:t>
      </w:r>
      <w:r w:rsidRPr="00A9291C">
        <w:rPr>
          <w:rFonts w:eastAsia="Calibri"/>
          <w:sz w:val="16"/>
        </w:rPr>
        <w:t>, though, playing out in the confused context of the present, less as opposition to capitalism itself than to neoliberalism.98</w:t>
      </w:r>
    </w:p>
    <w:p w14:paraId="135D1377" w14:textId="77777777" w:rsidR="00A9291C" w:rsidRPr="00A9291C" w:rsidRDefault="00A9291C" w:rsidP="00A9291C">
      <w:pPr>
        <w:rPr>
          <w:rFonts w:eastAsia="Calibri"/>
          <w:b/>
          <w:iCs/>
          <w:u w:val="single"/>
          <w:bdr w:val="single" w:sz="8" w:space="0" w:color="auto"/>
        </w:rPr>
      </w:pPr>
      <w:r w:rsidRPr="00A9291C">
        <w:rPr>
          <w:rFonts w:eastAsia="Calibri"/>
          <w:sz w:val="16"/>
        </w:rPr>
        <w:t xml:space="preserve">It is </w:t>
      </w:r>
      <w:r w:rsidRPr="00A9291C">
        <w:rPr>
          <w:rFonts w:eastAsia="Calibri"/>
          <w:u w:val="single"/>
        </w:rPr>
        <w:t>capitalism’s undermining of the very basis of human existence</w:t>
      </w:r>
      <w:r w:rsidRPr="00A9291C">
        <w:rPr>
          <w:rFonts w:eastAsia="Calibri"/>
          <w:sz w:val="16"/>
        </w:rPr>
        <w:t xml:space="preserve"> that </w:t>
      </w:r>
      <w:r w:rsidRPr="00A9291C">
        <w:rPr>
          <w:rFonts w:eastAsia="Calibri"/>
          <w:u w:val="single"/>
        </w:rPr>
        <w:t xml:space="preserve">will </w:t>
      </w:r>
      <w:r w:rsidRPr="00A9291C">
        <w:rPr>
          <w:rFonts w:eastAsia="Calibri"/>
          <w:b/>
          <w:iCs/>
          <w:u w:val="single"/>
          <w:bdr w:val="single" w:sz="8" w:space="0" w:color="auto"/>
        </w:rPr>
        <w:t>eventually</w:t>
      </w:r>
      <w:r w:rsidRPr="00A9291C">
        <w:rPr>
          <w:rFonts w:eastAsia="Calibri"/>
          <w:u w:val="single"/>
        </w:rPr>
        <w:t xml:space="preserve"> </w:t>
      </w:r>
      <w:r w:rsidRPr="00A9291C">
        <w:rPr>
          <w:rFonts w:eastAsia="Calibri"/>
          <w:b/>
          <w:iCs/>
          <w:u w:val="single"/>
          <w:bdr w:val="single" w:sz="8" w:space="0" w:color="auto"/>
        </w:rPr>
        <w:t>compel</w:t>
      </w:r>
      <w:r w:rsidRPr="00A9291C">
        <w:rPr>
          <w:rFonts w:eastAsia="Calibri"/>
          <w:sz w:val="16"/>
        </w:rPr>
        <w:t xml:space="preserve"> the world’s </w:t>
      </w:r>
      <w:r w:rsidRPr="00A9291C">
        <w:rPr>
          <w:rFonts w:eastAsia="Calibri"/>
          <w:u w:val="single"/>
        </w:rPr>
        <w:t xml:space="preserve">workers and peoples to </w:t>
      </w:r>
      <w:r w:rsidRPr="00A9291C">
        <w:rPr>
          <w:rFonts w:eastAsia="Calibri"/>
          <w:b/>
          <w:iCs/>
          <w:u w:val="single"/>
          <w:bdr w:val="single" w:sz="8" w:space="0" w:color="auto"/>
        </w:rPr>
        <w:t>seek new roads forward</w:t>
      </w:r>
      <w:r w:rsidRPr="00A9291C">
        <w:rPr>
          <w:rFonts w:eastAsia="Calibri"/>
          <w:u w:val="single"/>
        </w:rPr>
        <w:t xml:space="preserve">. An </w:t>
      </w:r>
      <w:r w:rsidRPr="00A9291C">
        <w:rPr>
          <w:rFonts w:eastAsia="Calibri"/>
          <w:b/>
          <w:iCs/>
          <w:u w:val="single"/>
          <w:bdr w:val="single" w:sz="8" w:space="0" w:color="auto"/>
        </w:rPr>
        <w:t xml:space="preserve">inclusive, </w:t>
      </w:r>
      <w:r w:rsidRPr="00A9291C">
        <w:rPr>
          <w:rFonts w:eastAsia="Calibri"/>
          <w:b/>
          <w:iCs/>
          <w:highlight w:val="cyan"/>
          <w:u w:val="single"/>
          <w:bdr w:val="single" w:sz="8" w:space="0" w:color="auto"/>
        </w:rPr>
        <w:t>class-based movement toward socialism</w:t>
      </w:r>
      <w:r w:rsidRPr="00A9291C">
        <w:rPr>
          <w:rFonts w:eastAsia="Calibri"/>
          <w:sz w:val="16"/>
        </w:rPr>
        <w:t xml:space="preserve"> in </w:t>
      </w:r>
      <w:r w:rsidRPr="00A9291C">
        <w:rPr>
          <w:rFonts w:eastAsia="Calibri"/>
          <w:u w:val="single"/>
        </w:rPr>
        <w:t xml:space="preserve">this century will </w:t>
      </w:r>
      <w:r w:rsidRPr="00A9291C">
        <w:rPr>
          <w:rFonts w:eastAsia="Calibri"/>
          <w:b/>
          <w:iCs/>
          <w:highlight w:val="cyan"/>
          <w:u w:val="single"/>
          <w:bdr w:val="single" w:sz="8" w:space="0" w:color="auto"/>
        </w:rPr>
        <w:t>open</w:t>
      </w:r>
      <w:r w:rsidRPr="00A9291C">
        <w:rPr>
          <w:rFonts w:eastAsia="Calibri"/>
          <w:highlight w:val="cyan"/>
          <w:u w:val="single"/>
        </w:rPr>
        <w:t xml:space="preserve"> </w:t>
      </w:r>
      <w:r w:rsidRPr="00A9291C">
        <w:rPr>
          <w:rFonts w:eastAsia="Calibri"/>
          <w:b/>
          <w:iCs/>
          <w:highlight w:val="cyan"/>
          <w:u w:val="single"/>
          <w:bdr w:val="single" w:sz="8" w:space="0" w:color="auto"/>
        </w:rPr>
        <w:t>up</w:t>
      </w:r>
      <w:r w:rsidRPr="00A9291C">
        <w:rPr>
          <w:rFonts w:eastAsia="Calibri"/>
          <w:u w:val="single"/>
        </w:rPr>
        <w:t xml:space="preserve"> </w:t>
      </w:r>
      <w:r w:rsidRPr="00A9291C">
        <w:rPr>
          <w:rFonts w:eastAsia="Calibri"/>
          <w:sz w:val="16"/>
        </w:rPr>
        <w:t xml:space="preserve">the possibility of </w:t>
      </w:r>
      <w:r w:rsidRPr="00A9291C">
        <w:rPr>
          <w:rFonts w:eastAsia="Calibri"/>
          <w:b/>
          <w:iCs/>
          <w:u w:val="single"/>
          <w:bdr w:val="single" w:sz="8" w:space="0" w:color="auto"/>
        </w:rPr>
        <w:t xml:space="preserve">qualitative </w:t>
      </w:r>
      <w:r w:rsidRPr="00A9291C">
        <w:rPr>
          <w:rFonts w:eastAsia="Calibri"/>
          <w:b/>
          <w:iCs/>
          <w:highlight w:val="cyan"/>
          <w:u w:val="single"/>
          <w:bdr w:val="single" w:sz="8" w:space="0" w:color="auto"/>
        </w:rPr>
        <w:t>new developments</w:t>
      </w:r>
      <w:r w:rsidRPr="00A9291C">
        <w:rPr>
          <w:rFonts w:eastAsia="Calibri"/>
          <w:u w:val="single"/>
        </w:rPr>
        <w:t xml:space="preserve"> that</w:t>
      </w:r>
      <w:r w:rsidRPr="00A9291C">
        <w:rPr>
          <w:rFonts w:eastAsia="Calibri"/>
          <w:sz w:val="16"/>
        </w:rPr>
        <w:t xml:space="preserve"> the anarchy of the </w:t>
      </w:r>
      <w:r w:rsidRPr="00A9291C">
        <w:rPr>
          <w:rFonts w:eastAsia="Calibri"/>
          <w:u w:val="single"/>
        </w:rPr>
        <w:t xml:space="preserve">capitalist-market society with its monopolistic competition, extreme inequality, and institutionalized greed </w:t>
      </w:r>
      <w:r w:rsidRPr="00A9291C">
        <w:rPr>
          <w:rFonts w:eastAsia="Calibri"/>
          <w:b/>
          <w:iCs/>
          <w:u w:val="single"/>
          <w:bdr w:val="single" w:sz="8" w:space="0" w:color="auto"/>
        </w:rPr>
        <w:t>cannot</w:t>
      </w:r>
      <w:r w:rsidRPr="00A9291C">
        <w:rPr>
          <w:rFonts w:eastAsia="Calibri"/>
          <w:sz w:val="16"/>
        </w:rPr>
        <w:t xml:space="preserve"> possibly </w:t>
      </w:r>
      <w:r w:rsidRPr="00A9291C">
        <w:rPr>
          <w:rFonts w:eastAsia="Calibri"/>
          <w:b/>
          <w:iCs/>
          <w:u w:val="single"/>
          <w:bdr w:val="single" w:sz="8" w:space="0" w:color="auto"/>
        </w:rPr>
        <w:t>offer</w:t>
      </w:r>
      <w:r w:rsidRPr="00A9291C">
        <w:rPr>
          <w:rFonts w:eastAsia="Calibri"/>
          <w:sz w:val="16"/>
        </w:rPr>
        <w:t xml:space="preserve">.99 </w:t>
      </w:r>
      <w:r w:rsidRPr="00A9291C">
        <w:rPr>
          <w:rFonts w:eastAsia="Calibri"/>
          <w:u w:val="single"/>
        </w:rPr>
        <w:t>This includes</w:t>
      </w:r>
      <w:r w:rsidRPr="00A9291C">
        <w:rPr>
          <w:rFonts w:eastAsia="Calibri"/>
          <w:sz w:val="16"/>
        </w:rPr>
        <w:t xml:space="preserve"> the development of a </w:t>
      </w:r>
      <w:r w:rsidRPr="00A9291C">
        <w:rPr>
          <w:rFonts w:eastAsia="Calibri"/>
          <w:b/>
          <w:iCs/>
          <w:highlight w:val="cyan"/>
          <w:u w:val="single"/>
          <w:bdr w:val="single" w:sz="8" w:space="0" w:color="auto"/>
        </w:rPr>
        <w:t>socialist tech</w:t>
      </w:r>
      <w:r w:rsidRPr="00A9291C">
        <w:rPr>
          <w:rFonts w:eastAsia="Calibri"/>
          <w:b/>
          <w:iCs/>
          <w:u w:val="single"/>
          <w:bdr w:val="single" w:sz="8" w:space="0" w:color="auto"/>
        </w:rPr>
        <w:t>nology</w:t>
      </w:r>
      <w:r w:rsidRPr="00A9291C">
        <w:rPr>
          <w:rFonts w:eastAsia="Calibri"/>
          <w:u w:val="single"/>
        </w:rPr>
        <w:t>, in which</w:t>
      </w:r>
      <w:r w:rsidRPr="00A9291C">
        <w:rPr>
          <w:rFonts w:eastAsia="Calibri"/>
          <w:sz w:val="16"/>
        </w:rPr>
        <w:t xml:space="preserve"> both the forms of </w:t>
      </w:r>
      <w:r w:rsidRPr="00A9291C">
        <w:rPr>
          <w:rFonts w:eastAsia="Calibri"/>
          <w:u w:val="single"/>
        </w:rPr>
        <w:t>technology</w:t>
      </w:r>
      <w:r w:rsidRPr="00A9291C">
        <w:rPr>
          <w:rFonts w:eastAsia="Calibri"/>
          <w:sz w:val="16"/>
        </w:rPr>
        <w:t xml:space="preserve"> utilized </w:t>
      </w:r>
      <w:r w:rsidRPr="00A9291C">
        <w:rPr>
          <w:rFonts w:eastAsia="Calibri"/>
          <w:u w:val="single"/>
        </w:rPr>
        <w:t>and</w:t>
      </w:r>
      <w:r w:rsidRPr="00A9291C">
        <w:rPr>
          <w:rFonts w:eastAsia="Calibri"/>
          <w:sz w:val="16"/>
        </w:rPr>
        <w:t xml:space="preserve"> the </w:t>
      </w:r>
      <w:r w:rsidRPr="00A9291C">
        <w:rPr>
          <w:rFonts w:eastAsia="Calibri"/>
          <w:u w:val="single"/>
        </w:rPr>
        <w:t>purposes</w:t>
      </w:r>
      <w:r w:rsidRPr="00A9291C">
        <w:rPr>
          <w:rFonts w:eastAsia="Calibri"/>
          <w:sz w:val="16"/>
        </w:rPr>
        <w:t xml:space="preserve"> to which they are put </w:t>
      </w:r>
      <w:r w:rsidRPr="00A9291C">
        <w:rPr>
          <w:rFonts w:eastAsia="Calibri"/>
          <w:u w:val="single"/>
        </w:rPr>
        <w:t xml:space="preserve">are channeled in </w:t>
      </w:r>
      <w:r w:rsidRPr="00A9291C">
        <w:rPr>
          <w:rFonts w:eastAsia="Calibri"/>
          <w:b/>
          <w:iCs/>
          <w:u w:val="single"/>
          <w:bdr w:val="single" w:sz="8" w:space="0" w:color="auto"/>
        </w:rPr>
        <w:t>social</w:t>
      </w:r>
      <w:r w:rsidRPr="00A9291C">
        <w:rPr>
          <w:rFonts w:eastAsia="Calibri"/>
          <w:u w:val="single"/>
        </w:rPr>
        <w:t xml:space="preserve"> </w:t>
      </w:r>
      <w:r w:rsidRPr="00A9291C">
        <w:rPr>
          <w:rFonts w:eastAsia="Calibri"/>
          <w:b/>
          <w:iCs/>
          <w:u w:val="single"/>
          <w:bdr w:val="single" w:sz="8" w:space="0" w:color="auto"/>
        </w:rPr>
        <w:t>directions</w:t>
      </w:r>
      <w:r w:rsidRPr="00A9291C">
        <w:rPr>
          <w:rFonts w:eastAsia="Calibri"/>
          <w:u w:val="single"/>
        </w:rPr>
        <w:t>, as opposed to individual</w:t>
      </w:r>
      <w:r w:rsidRPr="00A9291C">
        <w:rPr>
          <w:rFonts w:eastAsia="Calibri"/>
          <w:sz w:val="16"/>
        </w:rPr>
        <w:t xml:space="preserve"> and class </w:t>
      </w:r>
      <w:r w:rsidRPr="00A9291C">
        <w:rPr>
          <w:rFonts w:eastAsia="Calibri"/>
          <w:u w:val="single"/>
        </w:rPr>
        <w:t>gain</w:t>
      </w:r>
      <w:r w:rsidRPr="00A9291C">
        <w:rPr>
          <w:rFonts w:eastAsia="Calibri"/>
          <w:sz w:val="16"/>
        </w:rPr>
        <w:t xml:space="preserve">.100 </w:t>
      </w:r>
      <w:r w:rsidRPr="00A9291C">
        <w:rPr>
          <w:rFonts w:eastAsia="Calibri"/>
          <w:u w:val="single"/>
        </w:rPr>
        <w:t xml:space="preserve">It introduces the prospect of </w:t>
      </w:r>
      <w:r w:rsidRPr="00A9291C">
        <w:rPr>
          <w:rFonts w:eastAsia="Calibri"/>
          <w:b/>
          <w:iCs/>
          <w:highlight w:val="cyan"/>
          <w:u w:val="single"/>
          <w:bdr w:val="single" w:sz="8" w:space="0" w:color="auto"/>
        </w:rPr>
        <w:t>long-term</w:t>
      </w:r>
      <w:r w:rsidRPr="00A9291C">
        <w:rPr>
          <w:rFonts w:eastAsia="Calibri"/>
          <w:b/>
          <w:iCs/>
          <w:u w:val="single"/>
          <w:bdr w:val="single" w:sz="8" w:space="0" w:color="auto"/>
        </w:rPr>
        <w:t xml:space="preserve"> democratic </w:t>
      </w:r>
      <w:r w:rsidRPr="00A9291C">
        <w:rPr>
          <w:rFonts w:eastAsia="Calibri"/>
          <w:b/>
          <w:iCs/>
          <w:highlight w:val="cyan"/>
          <w:u w:val="single"/>
          <w:bdr w:val="single" w:sz="8" w:space="0" w:color="auto"/>
        </w:rPr>
        <w:t>planning</w:t>
      </w:r>
      <w:r w:rsidRPr="00A9291C">
        <w:rPr>
          <w:rFonts w:eastAsia="Calibri"/>
          <w:sz w:val="16"/>
        </w:rPr>
        <w:t xml:space="preserve"> at all levels of society, </w:t>
      </w:r>
      <w:r w:rsidRPr="00A9291C">
        <w:rPr>
          <w:rFonts w:eastAsia="Calibri"/>
          <w:u w:val="single"/>
        </w:rPr>
        <w:t xml:space="preserve">allowing decisions to be made and distributions to occur </w:t>
      </w:r>
      <w:r w:rsidRPr="00A9291C">
        <w:rPr>
          <w:rFonts w:eastAsia="Calibri"/>
          <w:b/>
          <w:iCs/>
          <w:u w:val="single"/>
          <w:bdr w:val="single" w:sz="8" w:space="0" w:color="auto"/>
        </w:rPr>
        <w:t>outside</w:t>
      </w:r>
      <w:r w:rsidRPr="00A9291C">
        <w:rPr>
          <w:rFonts w:eastAsia="Calibri"/>
          <w:sz w:val="16"/>
        </w:rPr>
        <w:t xml:space="preserve"> the logic of </w:t>
      </w:r>
      <w:r w:rsidRPr="00A9291C">
        <w:rPr>
          <w:rFonts w:eastAsia="Calibri"/>
          <w:b/>
          <w:iCs/>
          <w:u w:val="single"/>
          <w:bdr w:val="single" w:sz="8" w:space="0" w:color="auto"/>
        </w:rPr>
        <w:t>the cash nexus</w:t>
      </w:r>
      <w:r w:rsidRPr="00A9291C">
        <w:rPr>
          <w:rFonts w:eastAsia="Calibri"/>
          <w:sz w:val="16"/>
        </w:rPr>
        <w:t xml:space="preserve">.101 </w:t>
      </w:r>
      <w:r w:rsidRPr="00A9291C">
        <w:rPr>
          <w:rFonts w:eastAsia="Calibri"/>
          <w:u w:val="single"/>
        </w:rPr>
        <w:t>Socialism</w:t>
      </w:r>
      <w:r w:rsidRPr="00A9291C">
        <w:rPr>
          <w:rFonts w:eastAsia="Calibri"/>
          <w:sz w:val="16"/>
        </w:rPr>
        <w:t xml:space="preserve">, in its most radical form, </w:t>
      </w:r>
      <w:r w:rsidRPr="00A9291C">
        <w:rPr>
          <w:rFonts w:eastAsia="Calibri"/>
          <w:u w:val="single"/>
        </w:rPr>
        <w:t xml:space="preserve">is about </w:t>
      </w:r>
      <w:r w:rsidRPr="00A9291C">
        <w:rPr>
          <w:rFonts w:eastAsia="Calibri"/>
          <w:b/>
          <w:iCs/>
          <w:u w:val="single"/>
          <w:bdr w:val="single" w:sz="8" w:space="0" w:color="auto"/>
        </w:rPr>
        <w:t>substantive</w:t>
      </w:r>
      <w:r w:rsidRPr="00A9291C">
        <w:rPr>
          <w:rFonts w:eastAsia="Calibri"/>
          <w:u w:val="single"/>
        </w:rPr>
        <w:t xml:space="preserve"> </w:t>
      </w:r>
      <w:r w:rsidRPr="00A9291C">
        <w:rPr>
          <w:rFonts w:eastAsia="Calibri"/>
          <w:b/>
          <w:iCs/>
          <w:u w:val="single"/>
          <w:bdr w:val="single" w:sz="8" w:space="0" w:color="auto"/>
        </w:rPr>
        <w:t>equality, community solidarity</w:t>
      </w:r>
      <w:r w:rsidRPr="00A9291C">
        <w:rPr>
          <w:rFonts w:eastAsia="Calibri"/>
          <w:u w:val="single"/>
        </w:rPr>
        <w:t xml:space="preserve">, and </w:t>
      </w:r>
      <w:r w:rsidRPr="00A9291C">
        <w:rPr>
          <w:rFonts w:eastAsia="Calibri"/>
          <w:b/>
          <w:iCs/>
          <w:u w:val="single"/>
          <w:bdr w:val="single" w:sz="8" w:space="0" w:color="auto"/>
        </w:rPr>
        <w:t>ecological</w:t>
      </w:r>
      <w:r w:rsidRPr="00A9291C">
        <w:rPr>
          <w:rFonts w:eastAsia="Calibri"/>
          <w:u w:val="single"/>
        </w:rPr>
        <w:t xml:space="preserve"> </w:t>
      </w:r>
      <w:r w:rsidRPr="00A9291C">
        <w:rPr>
          <w:rFonts w:eastAsia="Calibri"/>
          <w:b/>
          <w:iCs/>
          <w:highlight w:val="cyan"/>
          <w:u w:val="single"/>
          <w:bdr w:val="single" w:sz="8" w:space="0" w:color="auto"/>
        </w:rPr>
        <w:t>sustainability</w:t>
      </w:r>
      <w:r w:rsidRPr="00A9291C">
        <w:rPr>
          <w:rFonts w:eastAsia="Calibri"/>
          <w:sz w:val="16"/>
        </w:rPr>
        <w:t>; it is aimed at the unification—not simply division—of labor.</w:t>
      </w:r>
    </w:p>
    <w:p w14:paraId="74C07B2B" w14:textId="77777777" w:rsidR="00A9291C" w:rsidRPr="00A9291C" w:rsidRDefault="00A9291C" w:rsidP="00A9291C">
      <w:pPr>
        <w:rPr>
          <w:rFonts w:eastAsia="Calibri"/>
          <w:u w:val="single"/>
        </w:rPr>
      </w:pPr>
      <w:r w:rsidRPr="00A9291C">
        <w:rPr>
          <w:rFonts w:eastAsia="Calibri"/>
          <w:u w:val="single"/>
        </w:rPr>
        <w:t>Once sustainable human development, rooted not in exchange</w:t>
      </w:r>
      <w:r w:rsidRPr="00A9291C">
        <w:rPr>
          <w:rFonts w:eastAsia="Calibri"/>
          <w:sz w:val="16"/>
        </w:rPr>
        <w:t xml:space="preserve"> values, </w:t>
      </w:r>
      <w:r w:rsidRPr="00A9291C">
        <w:rPr>
          <w:rFonts w:eastAsia="Calibri"/>
          <w:u w:val="single"/>
        </w:rPr>
        <w:t>but</w:t>
      </w:r>
      <w:r w:rsidRPr="00A9291C">
        <w:rPr>
          <w:rFonts w:eastAsia="Calibri"/>
          <w:sz w:val="16"/>
        </w:rPr>
        <w:t xml:space="preserve"> in </w:t>
      </w:r>
      <w:r w:rsidRPr="00A9291C">
        <w:rPr>
          <w:rFonts w:eastAsia="Calibri"/>
          <w:u w:val="single"/>
        </w:rPr>
        <w:t>use values and genuine human needs</w:t>
      </w:r>
      <w:r w:rsidRPr="00A9291C">
        <w:rPr>
          <w:rFonts w:eastAsia="Calibri"/>
          <w:sz w:val="16"/>
        </w:rPr>
        <w:t xml:space="preserve">, comes to </w:t>
      </w:r>
      <w:r w:rsidRPr="00A9291C">
        <w:rPr>
          <w:rFonts w:eastAsia="Calibri"/>
          <w:u w:val="single"/>
        </w:rPr>
        <w:t xml:space="preserve">define historical advance, </w:t>
      </w:r>
      <w:r w:rsidRPr="00A9291C">
        <w:rPr>
          <w:rFonts w:eastAsia="Calibri"/>
          <w:b/>
          <w:iCs/>
          <w:u w:val="single"/>
          <w:bdr w:val="single" w:sz="8" w:space="0" w:color="auto"/>
        </w:rPr>
        <w:t>the future</w:t>
      </w:r>
      <w:r w:rsidRPr="00A9291C">
        <w:rPr>
          <w:rFonts w:eastAsia="Calibri"/>
          <w:sz w:val="16"/>
        </w:rPr>
        <w:t xml:space="preserve">, which now seems closed, </w:t>
      </w:r>
      <w:r w:rsidRPr="00A9291C">
        <w:rPr>
          <w:rFonts w:eastAsia="Calibri"/>
          <w:b/>
          <w:iCs/>
          <w:u w:val="single"/>
          <w:bdr w:val="single" w:sz="8" w:space="0" w:color="auto"/>
        </w:rPr>
        <w:t>will open up</w:t>
      </w:r>
      <w:r w:rsidRPr="00A9291C">
        <w:rPr>
          <w:rFonts w:eastAsia="Calibri"/>
          <w:sz w:val="16"/>
        </w:rPr>
        <w:t xml:space="preserve"> in a myriad ways, </w:t>
      </w:r>
      <w:r w:rsidRPr="00A9291C">
        <w:rPr>
          <w:rFonts w:eastAsia="Calibri"/>
          <w:u w:val="single"/>
        </w:rPr>
        <w:t>allowing for</w:t>
      </w:r>
      <w:r w:rsidRPr="00A9291C">
        <w:rPr>
          <w:rFonts w:eastAsia="Calibri"/>
          <w:sz w:val="16"/>
        </w:rPr>
        <w:t xml:space="preserve"> entirely </w:t>
      </w:r>
      <w:r w:rsidRPr="00A9291C">
        <w:rPr>
          <w:rFonts w:eastAsia="Calibri"/>
          <w:b/>
          <w:iCs/>
          <w:u w:val="single"/>
          <w:bdr w:val="single" w:sz="8" w:space="0" w:color="auto"/>
        </w:rPr>
        <w:t>new</w:t>
      </w:r>
      <w:r w:rsidRPr="00A9291C">
        <w:rPr>
          <w:rFonts w:eastAsia="Calibri"/>
          <w:sz w:val="16"/>
        </w:rPr>
        <w:t xml:space="preserve">, more qualitative, and </w:t>
      </w:r>
      <w:r w:rsidRPr="00A9291C">
        <w:rPr>
          <w:rFonts w:eastAsia="Calibri"/>
          <w:b/>
          <w:iCs/>
          <w:u w:val="single"/>
          <w:bdr w:val="single" w:sz="8" w:space="0" w:color="auto"/>
        </w:rPr>
        <w:t>collective forms of development.</w:t>
      </w:r>
      <w:r w:rsidRPr="00A9291C">
        <w:rPr>
          <w:rFonts w:eastAsia="Calibri"/>
          <w:sz w:val="16"/>
        </w:rPr>
        <w:t xml:space="preserve">102 </w:t>
      </w:r>
      <w:r w:rsidRPr="00A9291C">
        <w:rPr>
          <w:rFonts w:eastAsia="Calibri"/>
          <w:u w:val="single"/>
        </w:rPr>
        <w:t>This can be seen in the</w:t>
      </w:r>
      <w:r w:rsidRPr="00A9291C">
        <w:rPr>
          <w:rFonts w:eastAsia="Calibri"/>
          <w:sz w:val="16"/>
        </w:rPr>
        <w:t xml:space="preserve"> kinds of needed </w:t>
      </w:r>
      <w:r w:rsidRPr="00A9291C">
        <w:rPr>
          <w:rFonts w:eastAsia="Calibri"/>
          <w:u w:val="single"/>
        </w:rPr>
        <w:t>practical measures that could be taken up, but</w:t>
      </w:r>
      <w:r w:rsidRPr="00A9291C">
        <w:rPr>
          <w:rFonts w:eastAsia="Calibri"/>
          <w:sz w:val="16"/>
        </w:rPr>
        <w:t xml:space="preserve"> which </w:t>
      </w:r>
      <w:r w:rsidRPr="00A9291C">
        <w:rPr>
          <w:rFonts w:eastAsia="Calibri"/>
          <w:u w:val="single"/>
        </w:rPr>
        <w:t>are</w:t>
      </w:r>
      <w:r w:rsidRPr="00A9291C">
        <w:rPr>
          <w:rFonts w:eastAsia="Calibri"/>
          <w:sz w:val="16"/>
        </w:rPr>
        <w:t xml:space="preserve"> completely </w:t>
      </w:r>
      <w:r w:rsidRPr="00A9291C">
        <w:rPr>
          <w:rFonts w:eastAsia="Calibri"/>
          <w:u w:val="single"/>
        </w:rPr>
        <w:t>excluded under the present mode of production. It is</w:t>
      </w:r>
      <w:r w:rsidRPr="00A9291C">
        <w:rPr>
          <w:rFonts w:eastAsia="Calibri"/>
          <w:b/>
          <w:iCs/>
          <w:u w:val="single"/>
          <w:bdr w:val="single" w:sz="8" w:space="0" w:color="auto"/>
        </w:rPr>
        <w:t xml:space="preserve"> not physical impossibility</w:t>
      </w:r>
      <w:r w:rsidRPr="00A9291C">
        <w:rPr>
          <w:rFonts w:eastAsia="Calibri"/>
          <w:u w:val="single"/>
        </w:rPr>
        <w:t xml:space="preserve">, or </w:t>
      </w:r>
      <w:r w:rsidRPr="00A9291C">
        <w:rPr>
          <w:rFonts w:eastAsia="Calibri"/>
          <w:b/>
          <w:iCs/>
          <w:u w:val="single"/>
          <w:bdr w:val="single" w:sz="8" w:space="0" w:color="auto"/>
        </w:rPr>
        <w:t>lack of economic surplus</w:t>
      </w:r>
      <w:r w:rsidRPr="00A9291C">
        <w:rPr>
          <w:rFonts w:eastAsia="Calibri"/>
          <w:u w:val="single"/>
        </w:rPr>
        <w:t>, most of which is currently squandered, that stands in the way of</w:t>
      </w:r>
      <w:r w:rsidRPr="00A9291C">
        <w:rPr>
          <w:rFonts w:eastAsia="Calibri"/>
          <w:sz w:val="16"/>
        </w:rPr>
        <w:t xml:space="preserve"> the </w:t>
      </w:r>
      <w:r w:rsidRPr="00A9291C">
        <w:rPr>
          <w:rFonts w:eastAsia="Calibri"/>
          <w:u w:val="single"/>
        </w:rPr>
        <w:t>democratic control of investment, or</w:t>
      </w:r>
      <w:r w:rsidRPr="00A9291C">
        <w:rPr>
          <w:rFonts w:eastAsia="Calibri"/>
          <w:sz w:val="16"/>
        </w:rPr>
        <w:t xml:space="preserve"> the </w:t>
      </w:r>
      <w:r w:rsidRPr="00A9291C">
        <w:rPr>
          <w:rFonts w:eastAsia="Calibri"/>
          <w:u w:val="single"/>
        </w:rPr>
        <w:t>satisfaction of basic needs</w:t>
      </w:r>
      <w:r w:rsidRPr="00A9291C">
        <w:rPr>
          <w:rFonts w:eastAsia="Calibri"/>
          <w:sz w:val="16"/>
        </w:rPr>
        <w:t xml:space="preserve">—clean air and water, food, clothing, housing, education, health care, transportation, and useful work—for all. </w:t>
      </w:r>
      <w:r w:rsidRPr="00A9291C">
        <w:rPr>
          <w:rFonts w:eastAsia="Calibri"/>
          <w:u w:val="single"/>
        </w:rPr>
        <w:t xml:space="preserve">It is not the </w:t>
      </w:r>
      <w:r w:rsidRPr="00A9291C">
        <w:rPr>
          <w:rFonts w:eastAsia="Calibri"/>
          <w:b/>
          <w:iCs/>
          <w:u w:val="single"/>
          <w:bdr w:val="single" w:sz="8" w:space="0" w:color="auto"/>
        </w:rPr>
        <w:t xml:space="preserve">shortage of </w:t>
      </w:r>
      <w:r w:rsidRPr="00A9291C">
        <w:rPr>
          <w:rFonts w:eastAsia="Calibri"/>
          <w:b/>
          <w:iCs/>
          <w:highlight w:val="cyan"/>
          <w:u w:val="single"/>
          <w:bdr w:val="single" w:sz="8" w:space="0" w:color="auto"/>
        </w:rPr>
        <w:t>technological know-how</w:t>
      </w:r>
      <w:r w:rsidRPr="00A9291C">
        <w:rPr>
          <w:rFonts w:eastAsia="Calibri"/>
          <w:u w:val="single"/>
        </w:rPr>
        <w:t xml:space="preserve"> or</w:t>
      </w:r>
      <w:r w:rsidRPr="00A9291C">
        <w:rPr>
          <w:rFonts w:eastAsia="Calibri"/>
          <w:sz w:val="16"/>
        </w:rPr>
        <w:t xml:space="preserve"> of </w:t>
      </w:r>
      <w:r w:rsidRPr="00A9291C">
        <w:rPr>
          <w:rFonts w:eastAsia="Calibri"/>
          <w:b/>
          <w:iCs/>
          <w:highlight w:val="cyan"/>
          <w:u w:val="single"/>
          <w:bdr w:val="single" w:sz="8" w:space="0" w:color="auto"/>
        </w:rPr>
        <w:t>material means</w:t>
      </w:r>
      <w:r w:rsidRPr="00A9291C">
        <w:rPr>
          <w:rFonts w:eastAsia="Calibri"/>
          <w:u w:val="single"/>
        </w:rPr>
        <w:t xml:space="preserve"> that prevents</w:t>
      </w:r>
      <w:r w:rsidRPr="00A9291C">
        <w:rPr>
          <w:rFonts w:eastAsia="Calibri"/>
          <w:sz w:val="16"/>
        </w:rPr>
        <w:t xml:space="preserve"> the </w:t>
      </w:r>
      <w:r w:rsidRPr="00A9291C">
        <w:rPr>
          <w:rFonts w:eastAsia="Calibri"/>
          <w:u w:val="single"/>
        </w:rPr>
        <w:t>necessary</w:t>
      </w:r>
      <w:r w:rsidRPr="00A9291C">
        <w:rPr>
          <w:rFonts w:eastAsia="Calibri"/>
          <w:sz w:val="16"/>
        </w:rPr>
        <w:t xml:space="preserve"> ecological </w:t>
      </w:r>
      <w:r w:rsidRPr="00A9291C">
        <w:rPr>
          <w:rFonts w:eastAsia="Calibri"/>
          <w:u w:val="single"/>
        </w:rPr>
        <w:t>conversion to more sustainable</w:t>
      </w:r>
      <w:r w:rsidRPr="00A9291C">
        <w:rPr>
          <w:rFonts w:eastAsia="Calibri"/>
          <w:sz w:val="16"/>
        </w:rPr>
        <w:t xml:space="preserve"> forms of </w:t>
      </w:r>
      <w:r w:rsidRPr="00A9291C">
        <w:rPr>
          <w:rFonts w:eastAsia="Calibri"/>
          <w:u w:val="single"/>
        </w:rPr>
        <w:t>energy</w:t>
      </w:r>
      <w:r w:rsidRPr="00A9291C">
        <w:rPr>
          <w:rFonts w:eastAsia="Calibri"/>
          <w:sz w:val="16"/>
        </w:rPr>
        <w:t xml:space="preserve">.103 </w:t>
      </w:r>
      <w:r w:rsidRPr="00A9291C">
        <w:rPr>
          <w:rFonts w:eastAsia="Calibri"/>
          <w:u w:val="single"/>
        </w:rPr>
        <w:t xml:space="preserve">It is not some </w:t>
      </w:r>
      <w:r w:rsidRPr="00A9291C">
        <w:rPr>
          <w:rFonts w:eastAsia="Calibri"/>
          <w:b/>
          <w:iCs/>
          <w:u w:val="single"/>
          <w:bdr w:val="single" w:sz="8" w:space="0" w:color="auto"/>
        </w:rPr>
        <w:t xml:space="preserve">inherent </w:t>
      </w:r>
      <w:r w:rsidRPr="00A9291C">
        <w:rPr>
          <w:rFonts w:eastAsia="Calibri"/>
          <w:b/>
          <w:iCs/>
          <w:highlight w:val="cyan"/>
          <w:u w:val="single"/>
          <w:bdr w:val="single" w:sz="8" w:space="0" w:color="auto"/>
        </w:rPr>
        <w:t>division of humanity</w:t>
      </w:r>
      <w:r w:rsidRPr="00A9291C">
        <w:rPr>
          <w:rFonts w:eastAsia="Calibri"/>
          <w:highlight w:val="cyan"/>
          <w:u w:val="single"/>
        </w:rPr>
        <w:t xml:space="preserve"> </w:t>
      </w:r>
      <w:r w:rsidRPr="00A9291C">
        <w:rPr>
          <w:rFonts w:eastAsia="Calibri"/>
          <w:u w:val="single"/>
        </w:rPr>
        <w:t xml:space="preserve">that </w:t>
      </w:r>
      <w:r w:rsidRPr="00A9291C">
        <w:rPr>
          <w:rFonts w:eastAsia="Calibri"/>
          <w:highlight w:val="cyan"/>
          <w:u w:val="single"/>
        </w:rPr>
        <w:t>obstructs</w:t>
      </w:r>
      <w:r w:rsidRPr="00A9291C">
        <w:rPr>
          <w:rFonts w:eastAsia="Calibri"/>
          <w:sz w:val="16"/>
        </w:rPr>
        <w:t xml:space="preserve"> the construction of </w:t>
      </w:r>
      <w:r w:rsidRPr="00A9291C">
        <w:rPr>
          <w:rFonts w:eastAsia="Calibri"/>
          <w:u w:val="single"/>
        </w:rPr>
        <w:t xml:space="preserve">a </w:t>
      </w:r>
      <w:r w:rsidRPr="00A9291C">
        <w:rPr>
          <w:rFonts w:eastAsia="Calibri"/>
          <w:highlight w:val="cyan"/>
          <w:u w:val="single"/>
        </w:rPr>
        <w:t>New International</w:t>
      </w:r>
      <w:r w:rsidRPr="00A9291C">
        <w:rPr>
          <w:rFonts w:eastAsia="Calibri"/>
          <w:u w:val="single"/>
        </w:rPr>
        <w:t xml:space="preserve"> of workers </w:t>
      </w:r>
      <w:r w:rsidRPr="00A9291C">
        <w:rPr>
          <w:rFonts w:eastAsia="Calibri"/>
          <w:sz w:val="16"/>
        </w:rPr>
        <w:t xml:space="preserve">and peoples directed </w:t>
      </w:r>
      <w:r w:rsidRPr="00A9291C">
        <w:rPr>
          <w:rFonts w:eastAsia="Calibri"/>
          <w:u w:val="single"/>
        </w:rPr>
        <w:t>against capitalism</w:t>
      </w:r>
      <w:r w:rsidRPr="00A9291C">
        <w:rPr>
          <w:rFonts w:eastAsia="Calibri"/>
          <w:sz w:val="16"/>
        </w:rPr>
        <w:t xml:space="preserve">, imperialism, and war.104 </w:t>
      </w:r>
      <w:r w:rsidRPr="00A9291C">
        <w:rPr>
          <w:rFonts w:eastAsia="Calibri"/>
          <w:u w:val="single"/>
        </w:rPr>
        <w:t xml:space="preserve">All of this is </w:t>
      </w:r>
      <w:r w:rsidRPr="00A9291C">
        <w:rPr>
          <w:rFonts w:eastAsia="Calibri"/>
          <w:b/>
          <w:iCs/>
          <w:u w:val="single"/>
          <w:bdr w:val="single" w:sz="8" w:space="0" w:color="auto"/>
        </w:rPr>
        <w:t>within</w:t>
      </w:r>
      <w:r w:rsidRPr="00A9291C">
        <w:rPr>
          <w:rFonts w:eastAsia="Calibri"/>
          <w:sz w:val="16"/>
        </w:rPr>
        <w:t xml:space="preserve"> our </w:t>
      </w:r>
      <w:r w:rsidRPr="00A9291C">
        <w:rPr>
          <w:rFonts w:eastAsia="Calibri"/>
          <w:b/>
          <w:iCs/>
          <w:u w:val="single"/>
          <w:bdr w:val="single" w:sz="8" w:space="0" w:color="auto"/>
        </w:rPr>
        <w:t>reach</w:t>
      </w:r>
      <w:r w:rsidRPr="00A9291C">
        <w:rPr>
          <w:rFonts w:eastAsia="Calibri"/>
          <w:sz w:val="16"/>
        </w:rPr>
        <w:t>,</w:t>
      </w:r>
      <w:r w:rsidRPr="00A9291C">
        <w:rPr>
          <w:rFonts w:eastAsia="Calibri"/>
          <w:u w:val="single"/>
        </w:rPr>
        <w:t xml:space="preserve"> but </w:t>
      </w:r>
      <w:r w:rsidRPr="00A9291C">
        <w:rPr>
          <w:rFonts w:eastAsia="Calibri"/>
          <w:highlight w:val="cyan"/>
          <w:u w:val="single"/>
        </w:rPr>
        <w:t>requires</w:t>
      </w:r>
      <w:r w:rsidRPr="00A9291C">
        <w:rPr>
          <w:rFonts w:eastAsia="Calibri"/>
          <w:sz w:val="16"/>
        </w:rPr>
        <w:t xml:space="preserve"> pursuing </w:t>
      </w:r>
      <w:r w:rsidRPr="00A9291C">
        <w:rPr>
          <w:rFonts w:eastAsia="Calibri"/>
          <w:b/>
          <w:iCs/>
          <w:u w:val="single"/>
          <w:bdr w:val="single" w:sz="8" w:space="0" w:color="auto"/>
        </w:rPr>
        <w:t xml:space="preserve">a </w:t>
      </w:r>
      <w:r w:rsidRPr="00A9291C">
        <w:rPr>
          <w:rFonts w:eastAsia="Calibri"/>
          <w:b/>
          <w:iCs/>
          <w:highlight w:val="cyan"/>
          <w:u w:val="single"/>
          <w:bdr w:val="single" w:sz="8" w:space="0" w:color="auto"/>
        </w:rPr>
        <w:t>logic</w:t>
      </w:r>
      <w:r w:rsidRPr="00A9291C">
        <w:rPr>
          <w:rFonts w:eastAsia="Calibri"/>
          <w:sz w:val="16"/>
        </w:rPr>
        <w:t xml:space="preserve"> that runs </w:t>
      </w:r>
      <w:r w:rsidRPr="00A9291C">
        <w:rPr>
          <w:rFonts w:eastAsia="Calibri"/>
          <w:b/>
          <w:iCs/>
          <w:highlight w:val="cyan"/>
          <w:u w:val="single"/>
          <w:bdr w:val="single" w:sz="8" w:space="0" w:color="auto"/>
        </w:rPr>
        <w:t>counter to</w:t>
      </w:r>
      <w:r w:rsidRPr="00A9291C">
        <w:rPr>
          <w:rFonts w:eastAsia="Calibri"/>
          <w:sz w:val="16"/>
        </w:rPr>
        <w:t xml:space="preserve"> that of </w:t>
      </w:r>
      <w:r w:rsidRPr="00A9291C">
        <w:rPr>
          <w:rFonts w:eastAsia="Calibri"/>
          <w:b/>
          <w:iCs/>
          <w:highlight w:val="cyan"/>
          <w:u w:val="single"/>
          <w:bdr w:val="single" w:sz="8" w:space="0" w:color="auto"/>
        </w:rPr>
        <w:t>capitalism</w:t>
      </w:r>
      <w:r w:rsidRPr="00A9291C">
        <w:rPr>
          <w:rFonts w:eastAsia="Calibri"/>
          <w:sz w:val="16"/>
        </w:rPr>
        <w:t>.</w:t>
      </w:r>
    </w:p>
    <w:p w14:paraId="174210A4" w14:textId="77777777" w:rsidR="00A9291C" w:rsidRPr="00A9291C" w:rsidRDefault="00A9291C" w:rsidP="00A9291C">
      <w:pPr>
        <w:rPr>
          <w:rFonts w:eastAsia="Calibri"/>
          <w:sz w:val="16"/>
        </w:rPr>
      </w:pPr>
      <w:r w:rsidRPr="00A9291C">
        <w:rPr>
          <w:rFonts w:eastAsia="Calibri"/>
          <w:sz w:val="16"/>
        </w:rPr>
        <w:t xml:space="preserve">Humanity, Karl Marx wrote, “inevitably sets itself only such tasks as it is able to solve, since closer examination will always show that the problem itself arises only when the material conditions for its solution are already present or at least in the course of formation.”105 </w:t>
      </w:r>
      <w:r w:rsidRPr="00A9291C">
        <w:rPr>
          <w:rFonts w:eastAsia="Calibri"/>
          <w:u w:val="single"/>
        </w:rPr>
        <w:t>The very waste and excess of</w:t>
      </w:r>
      <w:r w:rsidRPr="00A9291C">
        <w:rPr>
          <w:rFonts w:eastAsia="Calibri"/>
          <w:sz w:val="16"/>
        </w:rPr>
        <w:t xml:space="preserve"> today’s </w:t>
      </w:r>
      <w:r w:rsidRPr="00A9291C">
        <w:rPr>
          <w:rFonts w:eastAsia="Calibri"/>
          <w:b/>
          <w:iCs/>
          <w:u w:val="single"/>
          <w:bdr w:val="single" w:sz="8" w:space="0" w:color="auto"/>
        </w:rPr>
        <w:t>monopoly-finance capitalism</w:t>
      </w:r>
      <w:r w:rsidRPr="00A9291C">
        <w:rPr>
          <w:rFonts w:eastAsia="Calibri"/>
          <w:sz w:val="16"/>
        </w:rPr>
        <w:t xml:space="preserve">, together </w:t>
      </w:r>
      <w:r w:rsidRPr="00A9291C">
        <w:rPr>
          <w:rFonts w:eastAsia="Calibri"/>
          <w:u w:val="single"/>
        </w:rPr>
        <w:t>with</w:t>
      </w:r>
      <w:r w:rsidRPr="00A9291C">
        <w:rPr>
          <w:rFonts w:eastAsia="Calibri"/>
          <w:sz w:val="16"/>
        </w:rPr>
        <w:t xml:space="preserve"> the development of </w:t>
      </w:r>
      <w:r w:rsidRPr="00A9291C">
        <w:rPr>
          <w:rFonts w:eastAsia="Calibri"/>
          <w:b/>
          <w:iCs/>
          <w:highlight w:val="cyan"/>
          <w:u w:val="single"/>
          <w:bdr w:val="single" w:sz="8" w:space="0" w:color="auto"/>
        </w:rPr>
        <w:t>new</w:t>
      </w:r>
      <w:r w:rsidRPr="00A9291C">
        <w:rPr>
          <w:rFonts w:eastAsia="Calibri"/>
          <w:b/>
          <w:iCs/>
          <w:u w:val="single"/>
          <w:bdr w:val="single" w:sz="8" w:space="0" w:color="auto"/>
        </w:rPr>
        <w:t xml:space="preserve"> means of </w:t>
      </w:r>
      <w:r w:rsidRPr="00A9291C">
        <w:rPr>
          <w:rFonts w:eastAsia="Calibri"/>
          <w:b/>
          <w:iCs/>
          <w:highlight w:val="cyan"/>
          <w:u w:val="single"/>
          <w:bdr w:val="single" w:sz="8" w:space="0" w:color="auto"/>
        </w:rPr>
        <w:t>communication</w:t>
      </w:r>
      <w:r w:rsidRPr="00A9291C">
        <w:rPr>
          <w:rFonts w:eastAsia="Calibri"/>
          <w:u w:val="single"/>
        </w:rPr>
        <w:t xml:space="preserve"> that </w:t>
      </w:r>
      <w:r w:rsidRPr="00A9291C">
        <w:rPr>
          <w:rFonts w:eastAsia="Calibri"/>
          <w:highlight w:val="cyan"/>
          <w:u w:val="single"/>
        </w:rPr>
        <w:t>allow</w:t>
      </w:r>
      <w:r w:rsidRPr="00A9291C">
        <w:rPr>
          <w:rFonts w:eastAsia="Calibri"/>
          <w:u w:val="single"/>
        </w:rPr>
        <w:t xml:space="preserve"> for </w:t>
      </w:r>
      <w:r w:rsidRPr="00A9291C">
        <w:rPr>
          <w:rFonts w:eastAsia="Calibri"/>
          <w:highlight w:val="cyan"/>
          <w:u w:val="single"/>
        </w:rPr>
        <w:t>greater</w:t>
      </w:r>
      <w:r w:rsidRPr="00A9291C">
        <w:rPr>
          <w:rFonts w:eastAsia="Calibri"/>
          <w:sz w:val="16"/>
        </w:rPr>
        <w:t xml:space="preserve"> human </w:t>
      </w:r>
      <w:r w:rsidRPr="00A9291C">
        <w:rPr>
          <w:rFonts w:eastAsia="Calibri"/>
          <w:u w:val="single"/>
        </w:rPr>
        <w:t xml:space="preserve">coordination, planning, and democratic </w:t>
      </w:r>
      <w:r w:rsidRPr="00A9291C">
        <w:rPr>
          <w:rFonts w:eastAsia="Calibri"/>
          <w:highlight w:val="cyan"/>
          <w:u w:val="single"/>
        </w:rPr>
        <w:t>action</w:t>
      </w:r>
      <w:r w:rsidRPr="00A9291C">
        <w:rPr>
          <w:rFonts w:eastAsia="Calibri"/>
          <w:sz w:val="16"/>
        </w:rPr>
        <w:t xml:space="preserve"> than ever before, </w:t>
      </w:r>
      <w:r w:rsidRPr="00A9291C">
        <w:rPr>
          <w:rFonts w:eastAsia="Calibri"/>
          <w:u w:val="single"/>
        </w:rPr>
        <w:t>suggest</w:t>
      </w:r>
      <w:r w:rsidRPr="00A9291C">
        <w:rPr>
          <w:rFonts w:eastAsia="Calibri"/>
          <w:sz w:val="16"/>
        </w:rPr>
        <w:t xml:space="preserve"> that </w:t>
      </w:r>
      <w:r w:rsidRPr="00A9291C">
        <w:rPr>
          <w:rFonts w:eastAsia="Calibri"/>
          <w:u w:val="single"/>
        </w:rPr>
        <w:t xml:space="preserve">there are </w:t>
      </w:r>
      <w:r w:rsidRPr="00A9291C">
        <w:rPr>
          <w:rFonts w:eastAsia="Calibri"/>
          <w:b/>
          <w:iCs/>
          <w:u w:val="single"/>
          <w:bdr w:val="single" w:sz="8" w:space="0" w:color="auto"/>
        </w:rPr>
        <w:t>countless paths forward</w:t>
      </w:r>
      <w:r w:rsidRPr="00A9291C">
        <w:rPr>
          <w:rFonts w:eastAsia="Calibri"/>
          <w:u w:val="single"/>
        </w:rPr>
        <w:t xml:space="preserve"> to a world of substantive equality and ecological sustainability once the world is freed from</w:t>
      </w:r>
      <w:r w:rsidRPr="00A9291C">
        <w:rPr>
          <w:rFonts w:eastAsia="Calibri"/>
          <w:sz w:val="16"/>
        </w:rPr>
        <w:t xml:space="preserve"> the fetters of </w:t>
      </w:r>
      <w:r w:rsidRPr="00A9291C">
        <w:rPr>
          <w:rFonts w:eastAsia="Calibri"/>
          <w:u w:val="single"/>
        </w:rPr>
        <w:t>capital</w:t>
      </w:r>
      <w:r w:rsidRPr="00A9291C">
        <w:rPr>
          <w:rFonts w:eastAsia="Calibri"/>
          <w:sz w:val="16"/>
        </w:rPr>
        <w:t>.106</w:t>
      </w:r>
    </w:p>
    <w:p w14:paraId="5C852C55" w14:textId="77777777" w:rsidR="00A9291C" w:rsidRPr="00A9291C" w:rsidRDefault="00A9291C" w:rsidP="00A9291C">
      <w:pPr>
        <w:rPr>
          <w:rFonts w:eastAsia="Aptos"/>
          <w:sz w:val="16"/>
        </w:rPr>
      </w:pPr>
    </w:p>
    <w:p w14:paraId="7C02A107" w14:textId="77777777" w:rsidR="00A9291C" w:rsidRPr="00A9291C" w:rsidRDefault="00A9291C" w:rsidP="00A929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A9291C">
        <w:rPr>
          <w:rFonts w:eastAsia="Times New Roman" w:cs="Times New Roman"/>
          <w:b/>
          <w:sz w:val="52"/>
          <w:szCs w:val="32"/>
        </w:rPr>
        <w:t>CASE</w:t>
      </w:r>
    </w:p>
    <w:p w14:paraId="0BE875D1" w14:textId="77777777" w:rsidR="00A9291C" w:rsidRPr="00A9291C" w:rsidRDefault="00A9291C" w:rsidP="00A9291C">
      <w:pPr>
        <w:rPr>
          <w:rFonts w:eastAsia="Aptos"/>
        </w:rPr>
      </w:pPr>
    </w:p>
    <w:p w14:paraId="6FFC9888" w14:textId="77777777" w:rsidR="00A9291C" w:rsidRPr="00A9291C" w:rsidRDefault="00A9291C" w:rsidP="00A9291C">
      <w:pPr>
        <w:keepNext/>
        <w:keepLines/>
        <w:pageBreakBefore/>
        <w:spacing w:before="40" w:after="0"/>
        <w:jc w:val="center"/>
        <w:outlineLvl w:val="1"/>
        <w:rPr>
          <w:rFonts w:eastAsia="Times New Roman" w:cs="Times New Roman"/>
          <w:b/>
          <w:sz w:val="44"/>
          <w:szCs w:val="26"/>
          <w:u w:val="double"/>
        </w:rPr>
      </w:pPr>
      <w:r w:rsidRPr="00A9291C">
        <w:rPr>
          <w:rFonts w:eastAsia="Times New Roman" w:cs="Times New Roman"/>
          <w:b/>
          <w:sz w:val="44"/>
          <w:szCs w:val="26"/>
          <w:u w:val="double"/>
        </w:rPr>
        <w:t>Adv</w:t>
      </w:r>
    </w:p>
    <w:p w14:paraId="48748FCB" w14:textId="77777777" w:rsidR="00A9291C" w:rsidRPr="00A9291C" w:rsidRDefault="00A9291C" w:rsidP="00A9291C">
      <w:pPr>
        <w:keepNext/>
        <w:keepLines/>
        <w:pageBreakBefore/>
        <w:spacing w:before="40" w:after="0"/>
        <w:jc w:val="center"/>
        <w:outlineLvl w:val="2"/>
        <w:rPr>
          <w:rFonts w:eastAsia="Times New Roman" w:cs="Times New Roman"/>
          <w:b/>
          <w:sz w:val="32"/>
          <w:u w:val="single"/>
        </w:rPr>
      </w:pPr>
      <w:r w:rsidRPr="00A9291C">
        <w:rPr>
          <w:rFonts w:eastAsia="Times New Roman" w:cs="Times New Roman"/>
          <w:b/>
          <w:sz w:val="32"/>
          <w:u w:val="single"/>
        </w:rPr>
        <w:t>Inherency---1NC</w:t>
      </w:r>
    </w:p>
    <w:p w14:paraId="3ABD3849" w14:textId="77777777" w:rsidR="00A9291C" w:rsidRPr="00A9291C" w:rsidRDefault="00A9291C" w:rsidP="00A9291C">
      <w:pPr>
        <w:keepNext/>
        <w:keepLines/>
        <w:spacing w:before="40" w:after="0"/>
        <w:outlineLvl w:val="3"/>
        <w:rPr>
          <w:rFonts w:eastAsia="Times New Roman" w:cs="Times New Roman"/>
          <w:b/>
          <w:iCs/>
          <w:sz w:val="26"/>
        </w:rPr>
      </w:pPr>
      <w:r w:rsidRPr="00A9291C">
        <w:rPr>
          <w:rFonts w:eastAsia="Times New Roman" w:cs="Times New Roman"/>
          <w:b/>
          <w:iCs/>
          <w:sz w:val="26"/>
        </w:rPr>
        <w:t>Defense is already increasing now.</w:t>
      </w:r>
    </w:p>
    <w:p w14:paraId="082524AF" w14:textId="77777777" w:rsidR="00A9291C" w:rsidRPr="00A9291C" w:rsidRDefault="00A9291C" w:rsidP="00A9291C">
      <w:pPr>
        <w:rPr>
          <w:rFonts w:eastAsia="Aptos"/>
        </w:rPr>
      </w:pPr>
      <w:r w:rsidRPr="00A9291C">
        <w:rPr>
          <w:rFonts w:eastAsia="Aptos"/>
          <w:b/>
          <w:bCs/>
          <w:sz w:val="26"/>
        </w:rPr>
        <w:t>Sullivan ’25</w:t>
      </w:r>
      <w:r w:rsidRPr="00A9291C">
        <w:rPr>
          <w:rFonts w:eastAsia="Aptos"/>
        </w:rPr>
        <w:t xml:space="preserve"> [Dan; February 14; Senator for Alaska; Dan Sullivan for Alaska, “NORTHCOM Commander Recommends Reopening Adak Base, Bolstering Homeland Missile Defense,” https://www.sullivan.senate.gov/newsroom/press-releases/northcom-commander-recommends-reopening-adak-base-bolstering-homeland-missile-defense] rohan</w:t>
      </w:r>
    </w:p>
    <w:p w14:paraId="13FD1116" w14:textId="77777777" w:rsidR="00A9291C" w:rsidRPr="00A9291C" w:rsidRDefault="00A9291C" w:rsidP="00A9291C">
      <w:pPr>
        <w:rPr>
          <w:rFonts w:eastAsia="Aptos"/>
          <w:sz w:val="14"/>
        </w:rPr>
      </w:pPr>
      <w:r w:rsidRPr="00A9291C">
        <w:rPr>
          <w:rFonts w:eastAsia="Aptos"/>
          <w:sz w:val="14"/>
        </w:rPr>
        <w:t xml:space="preserve">In response to questions posed yesterday by </w:t>
      </w:r>
      <w:r w:rsidRPr="00A9291C">
        <w:rPr>
          <w:rFonts w:eastAsia="Aptos"/>
          <w:u w:val="single"/>
        </w:rPr>
        <w:t xml:space="preserve">U.S. Senator </w:t>
      </w:r>
      <w:r w:rsidRPr="00A9291C">
        <w:rPr>
          <w:rFonts w:eastAsia="Aptos"/>
          <w:b/>
          <w:iCs/>
          <w:u w:val="single"/>
        </w:rPr>
        <w:t xml:space="preserve">Dan </w:t>
      </w:r>
      <w:r w:rsidRPr="00A9291C">
        <w:rPr>
          <w:rFonts w:eastAsia="Aptos"/>
          <w:b/>
          <w:iCs/>
          <w:highlight w:val="cyan"/>
          <w:u w:val="single"/>
        </w:rPr>
        <w:t>Sullivan</w:t>
      </w:r>
      <w:r w:rsidRPr="00A9291C">
        <w:rPr>
          <w:rFonts w:eastAsia="Aptos"/>
          <w:sz w:val="14"/>
        </w:rPr>
        <w:t xml:space="preserve"> (R-Alaska) in a hearing of the Senate Armed Services Committee (SASC), General Gregory Guillot, commander of U.S. Northern Command and the North American Aerospace Defense Command (NORAD), </w:t>
      </w:r>
      <w:r w:rsidRPr="00A9291C">
        <w:rPr>
          <w:rFonts w:eastAsia="Aptos"/>
          <w:b/>
          <w:iCs/>
          <w:highlight w:val="cyan"/>
          <w:u w:val="single"/>
        </w:rPr>
        <w:t>endorsed</w:t>
      </w:r>
      <w:r w:rsidRPr="00A9291C">
        <w:rPr>
          <w:rFonts w:eastAsia="Aptos"/>
          <w:sz w:val="14"/>
        </w:rPr>
        <w:t xml:space="preserve"> the idea of </w:t>
      </w:r>
      <w:r w:rsidRPr="00A9291C">
        <w:rPr>
          <w:rFonts w:eastAsia="Aptos"/>
          <w:highlight w:val="cyan"/>
          <w:u w:val="single"/>
        </w:rPr>
        <w:t>reopening</w:t>
      </w:r>
      <w:r w:rsidRPr="00A9291C">
        <w:rPr>
          <w:rFonts w:eastAsia="Aptos"/>
          <w:sz w:val="14"/>
        </w:rPr>
        <w:t xml:space="preserve"> the long-shuttered </w:t>
      </w:r>
      <w:r w:rsidRPr="00A9291C">
        <w:rPr>
          <w:rFonts w:eastAsia="Aptos"/>
          <w:highlight w:val="cyan"/>
          <w:u w:val="single"/>
        </w:rPr>
        <w:t>Adak</w:t>
      </w:r>
      <w:r w:rsidRPr="00A9291C">
        <w:rPr>
          <w:rFonts w:eastAsia="Aptos"/>
          <w:sz w:val="14"/>
        </w:rPr>
        <w:t xml:space="preserve"> Naval Air Station and </w:t>
      </w:r>
      <w:r w:rsidRPr="00A9291C">
        <w:rPr>
          <w:rFonts w:eastAsia="Aptos"/>
          <w:highlight w:val="cyan"/>
          <w:u w:val="single"/>
        </w:rPr>
        <w:t xml:space="preserve">increasing </w:t>
      </w:r>
      <w:r w:rsidRPr="00A9291C">
        <w:rPr>
          <w:rFonts w:eastAsia="Aptos"/>
          <w:u w:val="single"/>
        </w:rPr>
        <w:t xml:space="preserve">military </w:t>
      </w:r>
      <w:r w:rsidRPr="00A9291C">
        <w:rPr>
          <w:rFonts w:eastAsia="Aptos"/>
          <w:highlight w:val="cyan"/>
          <w:u w:val="single"/>
        </w:rPr>
        <w:t xml:space="preserve">infrastructure </w:t>
      </w:r>
      <w:r w:rsidRPr="00A9291C">
        <w:rPr>
          <w:rFonts w:eastAsia="Aptos"/>
          <w:b/>
          <w:iCs/>
          <w:highlight w:val="cyan"/>
          <w:u w:val="single"/>
        </w:rPr>
        <w:t>investments</w:t>
      </w:r>
      <w:r w:rsidRPr="00A9291C">
        <w:rPr>
          <w:rFonts w:eastAsia="Aptos"/>
          <w:highlight w:val="cyan"/>
          <w:u w:val="single"/>
        </w:rPr>
        <w:t xml:space="preserve"> across Alaska</w:t>
      </w:r>
      <w:r w:rsidRPr="00A9291C">
        <w:rPr>
          <w:rFonts w:eastAsia="Aptos"/>
          <w:sz w:val="14"/>
        </w:rPr>
        <w:t xml:space="preserve">. In his exchange with Gen. </w:t>
      </w:r>
      <w:r w:rsidRPr="00A9291C">
        <w:rPr>
          <w:rFonts w:eastAsia="Aptos"/>
          <w:u w:val="single"/>
        </w:rPr>
        <w:t>Guillot</w:t>
      </w:r>
      <w:r w:rsidRPr="00A9291C">
        <w:rPr>
          <w:rFonts w:eastAsia="Aptos"/>
          <w:sz w:val="14"/>
        </w:rPr>
        <w:t xml:space="preserve">, Sen. </w:t>
      </w:r>
      <w:r w:rsidRPr="00A9291C">
        <w:rPr>
          <w:rFonts w:eastAsia="Aptos"/>
          <w:u w:val="single"/>
        </w:rPr>
        <w:t>Sullivan</w:t>
      </w:r>
      <w:r w:rsidRPr="00A9291C">
        <w:rPr>
          <w:rFonts w:eastAsia="Aptos"/>
          <w:sz w:val="14"/>
        </w:rPr>
        <w:t xml:space="preserve"> </w:t>
      </w:r>
      <w:r w:rsidRPr="00A9291C">
        <w:rPr>
          <w:rFonts w:eastAsia="Aptos"/>
          <w:b/>
          <w:iCs/>
          <w:highlight w:val="cyan"/>
          <w:u w:val="single"/>
        </w:rPr>
        <w:t>highlighted</w:t>
      </w:r>
      <w:r w:rsidRPr="00A9291C">
        <w:rPr>
          <w:rFonts w:eastAsia="Aptos"/>
          <w:u w:val="single"/>
        </w:rPr>
        <w:t xml:space="preserve"> the escalating </w:t>
      </w:r>
      <w:r w:rsidRPr="00A9291C">
        <w:rPr>
          <w:rFonts w:eastAsia="Aptos"/>
          <w:b/>
          <w:iCs/>
          <w:highlight w:val="cyan"/>
          <w:u w:val="single"/>
        </w:rPr>
        <w:t>incursions</w:t>
      </w:r>
      <w:r w:rsidRPr="00A9291C">
        <w:rPr>
          <w:rFonts w:eastAsia="Aptos"/>
          <w:sz w:val="14"/>
        </w:rPr>
        <w:t xml:space="preserve"> </w:t>
      </w:r>
      <w:r w:rsidRPr="00A9291C">
        <w:rPr>
          <w:rFonts w:eastAsia="Aptos"/>
          <w:highlight w:val="cyan"/>
          <w:u w:val="single"/>
        </w:rPr>
        <w:t xml:space="preserve">by </w:t>
      </w:r>
      <w:r w:rsidRPr="00A9291C">
        <w:rPr>
          <w:rFonts w:eastAsia="Aptos"/>
          <w:b/>
          <w:iCs/>
          <w:highlight w:val="cyan"/>
          <w:u w:val="single"/>
        </w:rPr>
        <w:t>Russia</w:t>
      </w:r>
      <w:r w:rsidRPr="00A9291C">
        <w:rPr>
          <w:rFonts w:eastAsia="Aptos"/>
          <w:b/>
          <w:iCs/>
          <w:u w:val="single"/>
        </w:rPr>
        <w:t>n</w:t>
      </w:r>
      <w:r w:rsidRPr="00A9291C">
        <w:rPr>
          <w:rFonts w:eastAsia="Aptos"/>
          <w:highlight w:val="cyan"/>
          <w:u w:val="single"/>
        </w:rPr>
        <w:t xml:space="preserve"> and </w:t>
      </w:r>
      <w:r w:rsidRPr="00A9291C">
        <w:rPr>
          <w:rFonts w:eastAsia="Aptos"/>
          <w:b/>
          <w:iCs/>
          <w:highlight w:val="cyan"/>
          <w:u w:val="single"/>
        </w:rPr>
        <w:t>Chine</w:t>
      </w:r>
      <w:r w:rsidRPr="00A9291C">
        <w:rPr>
          <w:rFonts w:eastAsia="Aptos"/>
          <w:b/>
          <w:iCs/>
          <w:u w:val="single"/>
        </w:rPr>
        <w:t>se</w:t>
      </w:r>
      <w:r w:rsidRPr="00A9291C">
        <w:rPr>
          <w:rFonts w:eastAsia="Aptos"/>
          <w:highlight w:val="cyan"/>
          <w:u w:val="single"/>
        </w:rPr>
        <w:t xml:space="preserve"> </w:t>
      </w:r>
      <w:r w:rsidRPr="00A9291C">
        <w:rPr>
          <w:rFonts w:eastAsia="Aptos"/>
          <w:u w:val="single"/>
        </w:rPr>
        <w:t>military aircraft</w:t>
      </w:r>
      <w:r w:rsidRPr="00A9291C">
        <w:rPr>
          <w:rFonts w:eastAsia="Aptos"/>
          <w:sz w:val="14"/>
        </w:rPr>
        <w:t xml:space="preserve"> and </w:t>
      </w:r>
      <w:r w:rsidRPr="00A9291C">
        <w:rPr>
          <w:rFonts w:eastAsia="Aptos"/>
          <w:u w:val="single"/>
        </w:rPr>
        <w:t>vessels in Alaska’s Air Defense</w:t>
      </w:r>
      <w:r w:rsidRPr="00A9291C">
        <w:rPr>
          <w:rFonts w:eastAsia="Aptos"/>
          <w:sz w:val="14"/>
        </w:rPr>
        <w:t xml:space="preserve"> Identification Zone (ADIZ) and Exclusive Economic Zone (EEZ) in the past several years.</w:t>
      </w:r>
    </w:p>
    <w:p w14:paraId="6E8545B7" w14:textId="77777777" w:rsidR="00A9291C" w:rsidRPr="00A9291C" w:rsidRDefault="00A9291C" w:rsidP="00A9291C">
      <w:pPr>
        <w:rPr>
          <w:rFonts w:eastAsia="Aptos"/>
          <w:sz w:val="14"/>
        </w:rPr>
      </w:pPr>
      <w:r w:rsidRPr="00A9291C">
        <w:rPr>
          <w:rFonts w:eastAsia="Aptos"/>
          <w:sz w:val="14"/>
        </w:rPr>
        <w:t xml:space="preserve">Gen. </w:t>
      </w:r>
      <w:r w:rsidRPr="00A9291C">
        <w:rPr>
          <w:rFonts w:eastAsia="Aptos"/>
          <w:highlight w:val="cyan"/>
          <w:u w:val="single"/>
        </w:rPr>
        <w:t>Guillot</w:t>
      </w:r>
      <w:r w:rsidRPr="00A9291C">
        <w:rPr>
          <w:rFonts w:eastAsia="Aptos"/>
          <w:sz w:val="14"/>
        </w:rPr>
        <w:t xml:space="preserve"> also </w:t>
      </w:r>
      <w:r w:rsidRPr="00A9291C">
        <w:rPr>
          <w:rFonts w:eastAsia="Aptos"/>
          <w:b/>
          <w:iCs/>
          <w:highlight w:val="cyan"/>
          <w:u w:val="single"/>
        </w:rPr>
        <w:t>committed</w:t>
      </w:r>
      <w:r w:rsidRPr="00A9291C">
        <w:rPr>
          <w:rFonts w:eastAsia="Aptos"/>
          <w:u w:val="single"/>
        </w:rPr>
        <w:t xml:space="preserve"> to working with Sen. Sullivan</w:t>
      </w:r>
      <w:r w:rsidRPr="00A9291C">
        <w:rPr>
          <w:rFonts w:eastAsia="Aptos"/>
          <w:sz w:val="14"/>
        </w:rPr>
        <w:t xml:space="preserve"> on </w:t>
      </w:r>
      <w:r w:rsidRPr="00A9291C">
        <w:rPr>
          <w:rFonts w:eastAsia="Aptos"/>
          <w:highlight w:val="cyan"/>
          <w:u w:val="single"/>
        </w:rPr>
        <w:t>implementing</w:t>
      </w:r>
      <w:r w:rsidRPr="00A9291C">
        <w:rPr>
          <w:rFonts w:eastAsia="Aptos"/>
          <w:u w:val="single"/>
        </w:rPr>
        <w:t xml:space="preserve"> President </w:t>
      </w:r>
      <w:r w:rsidRPr="00A9291C">
        <w:rPr>
          <w:rFonts w:eastAsia="Aptos"/>
          <w:highlight w:val="cyan"/>
          <w:u w:val="single"/>
        </w:rPr>
        <w:t>Trump’s</w:t>
      </w:r>
      <w:r w:rsidRPr="00A9291C">
        <w:rPr>
          <w:rFonts w:eastAsia="Aptos"/>
          <w:u w:val="single"/>
        </w:rPr>
        <w:t xml:space="preserve"> executive order</w:t>
      </w:r>
      <w:r w:rsidRPr="00A9291C">
        <w:rPr>
          <w:rFonts w:eastAsia="Aptos"/>
          <w:sz w:val="14"/>
        </w:rPr>
        <w:t xml:space="preserve">, “Iron Dome for America,” and on Sens. Sullivan and Kevin Cramer’s (R-N.D.) </w:t>
      </w:r>
      <w:r w:rsidRPr="00A9291C">
        <w:rPr>
          <w:rFonts w:eastAsia="Aptos"/>
          <w:b/>
          <w:iCs/>
          <w:highlight w:val="cyan"/>
          <w:u w:val="single"/>
        </w:rPr>
        <w:t>IRON DOME Act</w:t>
      </w:r>
      <w:r w:rsidRPr="00A9291C">
        <w:rPr>
          <w:rFonts w:eastAsia="Aptos"/>
          <w:sz w:val="14"/>
        </w:rPr>
        <w:t xml:space="preserve">, new </w:t>
      </w:r>
      <w:r w:rsidRPr="00A9291C">
        <w:rPr>
          <w:rFonts w:eastAsia="Aptos"/>
          <w:u w:val="single"/>
        </w:rPr>
        <w:t>legislation to strengthen</w:t>
      </w:r>
      <w:r w:rsidRPr="00A9291C">
        <w:rPr>
          <w:rFonts w:eastAsia="Aptos"/>
          <w:sz w:val="14"/>
        </w:rPr>
        <w:t xml:space="preserve"> and expand the U.S. </w:t>
      </w:r>
      <w:r w:rsidRPr="00A9291C">
        <w:rPr>
          <w:rFonts w:eastAsia="Aptos"/>
          <w:u w:val="single"/>
        </w:rPr>
        <w:t>homeland missile defense system</w:t>
      </w:r>
      <w:r w:rsidRPr="00A9291C">
        <w:rPr>
          <w:rFonts w:eastAsia="Aptos"/>
          <w:sz w:val="14"/>
        </w:rPr>
        <w:t>.</w:t>
      </w:r>
    </w:p>
    <w:p w14:paraId="09D07DB0" w14:textId="77777777" w:rsidR="00A9291C" w:rsidRPr="00A9291C" w:rsidRDefault="00A9291C" w:rsidP="00A9291C">
      <w:pPr>
        <w:keepNext/>
        <w:keepLines/>
        <w:pageBreakBefore/>
        <w:spacing w:before="40" w:after="0"/>
        <w:jc w:val="center"/>
        <w:outlineLvl w:val="2"/>
        <w:rPr>
          <w:rFonts w:eastAsia="Times New Roman" w:cs="Times New Roman"/>
          <w:b/>
          <w:sz w:val="32"/>
          <w:u w:val="single"/>
        </w:rPr>
      </w:pPr>
      <w:r w:rsidRPr="00A9291C">
        <w:rPr>
          <w:rFonts w:eastAsia="Times New Roman" w:cs="Times New Roman"/>
          <w:b/>
          <w:sz w:val="32"/>
          <w:u w:val="single"/>
        </w:rPr>
        <w:t>AT: Aleutians---1NC</w:t>
      </w:r>
    </w:p>
    <w:p w14:paraId="1E727453" w14:textId="77777777" w:rsidR="00A9291C" w:rsidRPr="00A9291C" w:rsidRDefault="00A9291C" w:rsidP="00A9291C">
      <w:pPr>
        <w:keepNext/>
        <w:keepLines/>
        <w:spacing w:before="40" w:after="0"/>
        <w:outlineLvl w:val="3"/>
        <w:rPr>
          <w:rFonts w:eastAsia="Times New Roman" w:cs="Times New Roman"/>
          <w:b/>
          <w:iCs/>
          <w:sz w:val="26"/>
        </w:rPr>
      </w:pPr>
      <w:r w:rsidRPr="00A9291C">
        <w:rPr>
          <w:rFonts w:eastAsia="Times New Roman" w:cs="Times New Roman"/>
          <w:b/>
          <w:iCs/>
          <w:sz w:val="26"/>
        </w:rPr>
        <w:t xml:space="preserve">Aleutian </w:t>
      </w:r>
      <w:r w:rsidRPr="00A9291C">
        <w:rPr>
          <w:rFonts w:eastAsia="Times New Roman" w:cs="Times New Roman"/>
          <w:b/>
          <w:iCs/>
          <w:sz w:val="26"/>
          <w:u w:val="single"/>
        </w:rPr>
        <w:t>development</w:t>
      </w:r>
      <w:r w:rsidRPr="00A9291C">
        <w:rPr>
          <w:rFonts w:eastAsia="Times New Roman" w:cs="Times New Roman"/>
          <w:b/>
          <w:iCs/>
          <w:sz w:val="26"/>
        </w:rPr>
        <w:t xml:space="preserve"> is </w:t>
      </w:r>
      <w:r w:rsidRPr="00A9291C">
        <w:rPr>
          <w:rFonts w:eastAsia="Times New Roman" w:cs="Times New Roman"/>
          <w:b/>
          <w:iCs/>
          <w:sz w:val="26"/>
          <w:u w:val="single"/>
        </w:rPr>
        <w:t>inevitable</w:t>
      </w:r>
      <w:r w:rsidRPr="00A9291C">
        <w:rPr>
          <w:rFonts w:eastAsia="Times New Roman" w:cs="Times New Roman"/>
          <w:b/>
          <w:iCs/>
          <w:sz w:val="26"/>
        </w:rPr>
        <w:t>---the ‘</w:t>
      </w:r>
      <w:r w:rsidRPr="00A9291C">
        <w:rPr>
          <w:rFonts w:eastAsia="Times New Roman" w:cs="Times New Roman"/>
          <w:b/>
          <w:iCs/>
          <w:sz w:val="26"/>
          <w:u w:val="single"/>
        </w:rPr>
        <w:t>Arctic Angels</w:t>
      </w:r>
      <w:r w:rsidRPr="00A9291C">
        <w:rPr>
          <w:rFonts w:eastAsia="Times New Roman" w:cs="Times New Roman"/>
          <w:b/>
          <w:iCs/>
          <w:sz w:val="26"/>
        </w:rPr>
        <w:t>’ check.</w:t>
      </w:r>
    </w:p>
    <w:p w14:paraId="27E54E26" w14:textId="77777777" w:rsidR="00A9291C" w:rsidRPr="00A9291C" w:rsidRDefault="00A9291C" w:rsidP="00A9291C">
      <w:pPr>
        <w:rPr>
          <w:rFonts w:eastAsia="Aptos"/>
        </w:rPr>
      </w:pPr>
      <w:r w:rsidRPr="00A9291C">
        <w:rPr>
          <w:rFonts w:eastAsia="Aptos"/>
          <w:b/>
          <w:bCs/>
          <w:sz w:val="26"/>
        </w:rPr>
        <w:t>Sword ‘24</w:t>
      </w:r>
      <w:r w:rsidRPr="00A9291C">
        <w:rPr>
          <w:rFonts w:eastAsia="Aptos"/>
        </w:rPr>
        <w:t xml:space="preserve"> [Michael; September 14; Sergeant First Class; U.S. Army, “Arctic Angels deploy to Aleutian Islands,” https://www.army.mil/article/279695/arctic_angels_deploy_to_aleutian_islands] rohan</w:t>
      </w:r>
    </w:p>
    <w:p w14:paraId="22F3D1E9" w14:textId="77777777" w:rsidR="00A9291C" w:rsidRPr="00A9291C" w:rsidRDefault="00A9291C" w:rsidP="00A9291C">
      <w:pPr>
        <w:rPr>
          <w:rFonts w:eastAsia="Aptos"/>
          <w:sz w:val="14"/>
        </w:rPr>
      </w:pPr>
      <w:r w:rsidRPr="00A9291C">
        <w:rPr>
          <w:rFonts w:eastAsia="Aptos"/>
          <w:sz w:val="14"/>
        </w:rPr>
        <w:t xml:space="preserve">JOINT BASE ELMENDORF-RICHARDSON, Alaska — </w:t>
      </w:r>
      <w:r w:rsidRPr="00A9291C">
        <w:rPr>
          <w:rFonts w:eastAsia="Aptos"/>
          <w:u w:val="single"/>
        </w:rPr>
        <w:t xml:space="preserve">Elements of the </w:t>
      </w:r>
      <w:r w:rsidRPr="00A9291C">
        <w:rPr>
          <w:rFonts w:eastAsia="Aptos"/>
          <w:b/>
          <w:iCs/>
          <w:highlight w:val="cyan"/>
          <w:u w:val="single"/>
        </w:rPr>
        <w:t xml:space="preserve">11th Airborne </w:t>
      </w:r>
      <w:r w:rsidRPr="00A9291C">
        <w:rPr>
          <w:rFonts w:eastAsia="Aptos"/>
          <w:b/>
          <w:iCs/>
          <w:u w:val="single"/>
        </w:rPr>
        <w:t>Division</w:t>
      </w:r>
      <w:r w:rsidRPr="00A9291C">
        <w:rPr>
          <w:rFonts w:eastAsia="Aptos"/>
          <w:sz w:val="14"/>
        </w:rPr>
        <w:t xml:space="preserve">, and the 1st and 3rd Multi Domain Task Forces </w:t>
      </w:r>
      <w:r w:rsidRPr="00A9291C">
        <w:rPr>
          <w:rFonts w:eastAsia="Aptos"/>
          <w:highlight w:val="cyan"/>
          <w:u w:val="single"/>
        </w:rPr>
        <w:t>landed on</w:t>
      </w:r>
      <w:r w:rsidRPr="00A9291C">
        <w:rPr>
          <w:rFonts w:eastAsia="Aptos"/>
          <w:u w:val="single"/>
        </w:rPr>
        <w:t xml:space="preserve"> </w:t>
      </w:r>
      <w:r w:rsidRPr="00A9291C">
        <w:rPr>
          <w:rFonts w:eastAsia="Aptos"/>
          <w:b/>
          <w:iCs/>
          <w:highlight w:val="cyan"/>
          <w:u w:val="single"/>
        </w:rPr>
        <w:t>Shemya</w:t>
      </w:r>
      <w:r w:rsidRPr="00A9291C">
        <w:rPr>
          <w:rFonts w:eastAsia="Aptos"/>
          <w:b/>
          <w:iCs/>
          <w:u w:val="single"/>
        </w:rPr>
        <w:t xml:space="preserve"> Island</w:t>
      </w:r>
      <w:r w:rsidRPr="00A9291C">
        <w:rPr>
          <w:rFonts w:eastAsia="Aptos"/>
          <w:sz w:val="14"/>
        </w:rPr>
        <w:t>, Alaska, Sept. 12, 2024.</w:t>
      </w:r>
    </w:p>
    <w:p w14:paraId="7EC8A3C5" w14:textId="77777777" w:rsidR="00A9291C" w:rsidRPr="00A9291C" w:rsidRDefault="00A9291C" w:rsidP="00A9291C">
      <w:pPr>
        <w:rPr>
          <w:rFonts w:eastAsia="Aptos"/>
          <w:sz w:val="14"/>
        </w:rPr>
      </w:pPr>
      <w:r w:rsidRPr="00A9291C">
        <w:rPr>
          <w:rFonts w:eastAsia="Aptos"/>
          <w:sz w:val="14"/>
        </w:rPr>
        <w:t xml:space="preserve">The Soldiers were </w:t>
      </w:r>
      <w:r w:rsidRPr="00A9291C">
        <w:rPr>
          <w:rFonts w:eastAsia="Aptos"/>
          <w:b/>
          <w:iCs/>
          <w:highlight w:val="cyan"/>
          <w:u w:val="single"/>
        </w:rPr>
        <w:t>deployed</w:t>
      </w:r>
      <w:r w:rsidRPr="00A9291C">
        <w:rPr>
          <w:rFonts w:eastAsia="Aptos"/>
          <w:u w:val="single"/>
        </w:rPr>
        <w:t xml:space="preserve"> to the island </w:t>
      </w:r>
      <w:r w:rsidRPr="00A9291C">
        <w:rPr>
          <w:rFonts w:eastAsia="Aptos"/>
          <w:highlight w:val="cyan"/>
          <w:u w:val="single"/>
        </w:rPr>
        <w:t>as part of</w:t>
      </w:r>
      <w:r w:rsidRPr="00A9291C">
        <w:rPr>
          <w:rFonts w:eastAsia="Aptos"/>
          <w:sz w:val="14"/>
        </w:rPr>
        <w:t xml:space="preserve"> a </w:t>
      </w:r>
      <w:r w:rsidRPr="00A9291C">
        <w:rPr>
          <w:rFonts w:eastAsia="Aptos"/>
          <w:b/>
          <w:iCs/>
          <w:highlight w:val="cyan"/>
          <w:u w:val="single"/>
        </w:rPr>
        <w:t>force projection</w:t>
      </w:r>
      <w:r w:rsidRPr="00A9291C">
        <w:rPr>
          <w:rFonts w:eastAsia="Aptos"/>
          <w:sz w:val="14"/>
        </w:rPr>
        <w:t xml:space="preserve"> operation, working with the U.S. Air Force to move </w:t>
      </w:r>
      <w:r w:rsidRPr="00A9291C">
        <w:rPr>
          <w:rFonts w:eastAsia="Aptos"/>
          <w:highlight w:val="cyan"/>
          <w:u w:val="single"/>
        </w:rPr>
        <w:t>Soldiers and</w:t>
      </w:r>
      <w:r w:rsidRPr="00A9291C">
        <w:rPr>
          <w:rFonts w:eastAsia="Aptos"/>
          <w:u w:val="single"/>
        </w:rPr>
        <w:t xml:space="preserve"> </w:t>
      </w:r>
      <w:r w:rsidRPr="00A9291C">
        <w:rPr>
          <w:rFonts w:eastAsia="Aptos"/>
          <w:b/>
          <w:iCs/>
          <w:highlight w:val="cyan"/>
          <w:u w:val="single"/>
        </w:rPr>
        <w:t>equipment</w:t>
      </w:r>
      <w:r w:rsidRPr="00A9291C">
        <w:rPr>
          <w:rFonts w:eastAsia="Aptos"/>
          <w:u w:val="single"/>
        </w:rPr>
        <w:t xml:space="preserve"> to</w:t>
      </w:r>
      <w:r w:rsidRPr="00A9291C">
        <w:rPr>
          <w:rFonts w:eastAsia="Aptos"/>
          <w:sz w:val="14"/>
        </w:rPr>
        <w:t xml:space="preserve"> the remote location in </w:t>
      </w:r>
      <w:r w:rsidRPr="00A9291C">
        <w:rPr>
          <w:rFonts w:eastAsia="Aptos"/>
          <w:u w:val="single"/>
        </w:rPr>
        <w:t xml:space="preserve">the </w:t>
      </w:r>
      <w:r w:rsidRPr="00A9291C">
        <w:rPr>
          <w:rFonts w:eastAsia="Aptos"/>
          <w:b/>
          <w:iCs/>
          <w:u w:val="single"/>
        </w:rPr>
        <w:t>North Pacific Ocean</w:t>
      </w:r>
      <w:r w:rsidRPr="00A9291C">
        <w:rPr>
          <w:rFonts w:eastAsia="Aptos"/>
          <w:sz w:val="14"/>
        </w:rPr>
        <w:t>.</w:t>
      </w:r>
    </w:p>
    <w:p w14:paraId="723FAB62" w14:textId="77777777" w:rsidR="00A9291C" w:rsidRPr="00A9291C" w:rsidRDefault="00A9291C" w:rsidP="00A9291C">
      <w:pPr>
        <w:rPr>
          <w:rFonts w:eastAsia="Aptos"/>
          <w:sz w:val="14"/>
        </w:rPr>
      </w:pPr>
      <w:r w:rsidRPr="00A9291C">
        <w:rPr>
          <w:rFonts w:eastAsia="Aptos"/>
          <w:sz w:val="14"/>
        </w:rPr>
        <w:t xml:space="preserve">“As the number of </w:t>
      </w:r>
      <w:r w:rsidRPr="00A9291C">
        <w:rPr>
          <w:rFonts w:eastAsia="Aptos"/>
          <w:b/>
          <w:iCs/>
          <w:highlight w:val="cyan"/>
          <w:u w:val="single"/>
        </w:rPr>
        <w:t>adversarial exercises</w:t>
      </w:r>
      <w:r w:rsidRPr="00A9291C">
        <w:rPr>
          <w:rFonts w:eastAsia="Aptos"/>
          <w:sz w:val="14"/>
        </w:rPr>
        <w:t xml:space="preserve"> increases around Alaska and throughout the region, </w:t>
      </w:r>
      <w:r w:rsidRPr="00A9291C">
        <w:rPr>
          <w:rFonts w:eastAsia="Aptos"/>
          <w:highlight w:val="cyan"/>
          <w:u w:val="single"/>
        </w:rPr>
        <w:t>including</w:t>
      </w:r>
      <w:r w:rsidRPr="00A9291C">
        <w:rPr>
          <w:rFonts w:eastAsia="Aptos"/>
          <w:sz w:val="14"/>
        </w:rPr>
        <w:t xml:space="preserve"> June’s joint </w:t>
      </w:r>
      <w:r w:rsidRPr="00A9291C">
        <w:rPr>
          <w:rFonts w:eastAsia="Aptos"/>
          <w:b/>
          <w:iCs/>
          <w:highlight w:val="cyan"/>
          <w:u w:val="single"/>
        </w:rPr>
        <w:t>Russian-Chinese</w:t>
      </w:r>
      <w:r w:rsidRPr="00A9291C">
        <w:rPr>
          <w:rFonts w:eastAsia="Aptos"/>
          <w:highlight w:val="cyan"/>
          <w:u w:val="single"/>
        </w:rPr>
        <w:t xml:space="preserve"> bomber patrol</w:t>
      </w:r>
      <w:r w:rsidRPr="00A9291C">
        <w:rPr>
          <w:rFonts w:eastAsia="Aptos"/>
          <w:sz w:val="14"/>
        </w:rPr>
        <w:t>, the operation to Shemya Island demonstrates the division’s ability to respond to events in the Indo-Pacific or across the globe, with a ready, lethal force within hours,” said Maj. Gen. Joseph Hilbert, commanding general of the 11th Airborne Division.</w:t>
      </w:r>
    </w:p>
    <w:p w14:paraId="0F9EC152" w14:textId="77777777" w:rsidR="00A9291C" w:rsidRPr="00A9291C" w:rsidRDefault="00A9291C" w:rsidP="00A9291C">
      <w:pPr>
        <w:rPr>
          <w:rFonts w:eastAsia="Aptos"/>
          <w:sz w:val="14"/>
        </w:rPr>
      </w:pPr>
      <w:r w:rsidRPr="00A9291C">
        <w:rPr>
          <w:rFonts w:eastAsia="Aptos"/>
          <w:sz w:val="14"/>
        </w:rPr>
        <w:t xml:space="preserve">The division, stationed at Joint Base Elmendorf-Richardson and Fort Wainwright in Alaska, not only defends the northern and western-most reaches of the U.S., but also the Arctic, an </w:t>
      </w:r>
      <w:r w:rsidRPr="00A9291C">
        <w:rPr>
          <w:rFonts w:eastAsia="Aptos"/>
          <w:u w:val="single"/>
        </w:rPr>
        <w:t xml:space="preserve">increasingly </w:t>
      </w:r>
      <w:r w:rsidRPr="00A9291C">
        <w:rPr>
          <w:rFonts w:eastAsia="Aptos"/>
          <w:b/>
          <w:iCs/>
          <w:u w:val="single"/>
        </w:rPr>
        <w:t>competitive space</w:t>
      </w:r>
      <w:r w:rsidRPr="00A9291C">
        <w:rPr>
          <w:rFonts w:eastAsia="Aptos"/>
          <w:sz w:val="14"/>
        </w:rPr>
        <w:t xml:space="preserve"> as it becomes more accessible with the accelerating impacts of climate change.</w:t>
      </w:r>
    </w:p>
    <w:p w14:paraId="586B1DDC" w14:textId="77777777" w:rsidR="00A9291C" w:rsidRPr="00A9291C" w:rsidRDefault="00A9291C" w:rsidP="00A9291C">
      <w:pPr>
        <w:rPr>
          <w:rFonts w:eastAsia="Aptos"/>
          <w:sz w:val="14"/>
        </w:rPr>
      </w:pPr>
      <w:r w:rsidRPr="00A9291C">
        <w:rPr>
          <w:rFonts w:eastAsia="Aptos"/>
          <w:sz w:val="14"/>
        </w:rPr>
        <w:t>In addition, the 11th Airborne Division is also assigned to U.S. Indo-Pacific Command, the Department of Defense’s priority theater and an area representing more than 50 percent of the world’s population.</w:t>
      </w:r>
    </w:p>
    <w:p w14:paraId="20656E2B" w14:textId="77777777" w:rsidR="00A9291C" w:rsidRPr="00A9291C" w:rsidRDefault="00A9291C" w:rsidP="00A9291C">
      <w:pPr>
        <w:rPr>
          <w:rFonts w:eastAsia="Aptos"/>
          <w:sz w:val="14"/>
        </w:rPr>
      </w:pPr>
      <w:r w:rsidRPr="00A9291C">
        <w:rPr>
          <w:rFonts w:eastAsia="Aptos"/>
          <w:sz w:val="14"/>
        </w:rPr>
        <w:t xml:space="preserve">“Testing ourselves with this operation and others like it is critical to our nation’s defense and the preservation of a free and open Indo-Pacific,” said Hilbert. “Our ability to deploy combat-credible forces quickly and effectively to any location, no matter how remote, is </w:t>
      </w:r>
      <w:r w:rsidRPr="00A9291C">
        <w:rPr>
          <w:rFonts w:eastAsia="Aptos"/>
          <w:b/>
          <w:iCs/>
          <w:highlight w:val="cyan"/>
          <w:u w:val="single"/>
        </w:rPr>
        <w:t>critical</w:t>
      </w:r>
      <w:r w:rsidRPr="00A9291C">
        <w:rPr>
          <w:rFonts w:eastAsia="Aptos"/>
          <w:highlight w:val="cyan"/>
          <w:u w:val="single"/>
        </w:rPr>
        <w:t xml:space="preserve"> to </w:t>
      </w:r>
      <w:r w:rsidRPr="00A9291C">
        <w:rPr>
          <w:rFonts w:eastAsia="Aptos"/>
          <w:b/>
          <w:iCs/>
          <w:highlight w:val="cyan"/>
          <w:u w:val="single"/>
        </w:rPr>
        <w:t>supporting</w:t>
      </w:r>
      <w:r w:rsidRPr="00A9291C">
        <w:rPr>
          <w:rFonts w:eastAsia="Aptos"/>
          <w:u w:val="single"/>
        </w:rPr>
        <w:t xml:space="preserve"> the nation </w:t>
      </w:r>
      <w:r w:rsidRPr="00A9291C">
        <w:rPr>
          <w:rFonts w:eastAsia="Aptos"/>
          <w:sz w:val="14"/>
        </w:rPr>
        <w:t xml:space="preserve">and our </w:t>
      </w:r>
      <w:r w:rsidRPr="00A9291C">
        <w:rPr>
          <w:rFonts w:eastAsia="Aptos"/>
          <w:highlight w:val="cyan"/>
          <w:u w:val="single"/>
        </w:rPr>
        <w:t xml:space="preserve">strong </w:t>
      </w:r>
      <w:r w:rsidRPr="00A9291C">
        <w:rPr>
          <w:rFonts w:eastAsia="Aptos"/>
          <w:b/>
          <w:iCs/>
          <w:highlight w:val="cyan"/>
          <w:u w:val="single"/>
        </w:rPr>
        <w:t>relationships</w:t>
      </w:r>
      <w:r w:rsidRPr="00A9291C">
        <w:rPr>
          <w:rFonts w:eastAsia="Aptos"/>
          <w:u w:val="single"/>
        </w:rPr>
        <w:t xml:space="preserve"> </w:t>
      </w:r>
      <w:r w:rsidRPr="00A9291C">
        <w:rPr>
          <w:rFonts w:eastAsia="Aptos"/>
          <w:highlight w:val="cyan"/>
          <w:u w:val="single"/>
        </w:rPr>
        <w:t>with allies</w:t>
      </w:r>
      <w:r w:rsidRPr="00A9291C">
        <w:rPr>
          <w:rFonts w:eastAsia="Aptos"/>
          <w:sz w:val="14"/>
        </w:rPr>
        <w:t xml:space="preserve"> and </w:t>
      </w:r>
      <w:r w:rsidRPr="00A9291C">
        <w:rPr>
          <w:rFonts w:eastAsia="Aptos"/>
          <w:b/>
          <w:iCs/>
          <w:u w:val="single"/>
        </w:rPr>
        <w:t>partner nations</w:t>
      </w:r>
      <w:r w:rsidRPr="00A9291C">
        <w:rPr>
          <w:rFonts w:eastAsia="Aptos"/>
          <w:sz w:val="14"/>
        </w:rPr>
        <w:t>.”</w:t>
      </w:r>
    </w:p>
    <w:p w14:paraId="6E403B04" w14:textId="77777777" w:rsidR="00A9291C" w:rsidRPr="00A9291C" w:rsidRDefault="00A9291C" w:rsidP="00A9291C">
      <w:pPr>
        <w:rPr>
          <w:rFonts w:eastAsia="Aptos"/>
        </w:rPr>
      </w:pPr>
    </w:p>
    <w:p w14:paraId="3124E8AA" w14:textId="77777777" w:rsidR="00A9291C" w:rsidRPr="00A9291C" w:rsidRDefault="00A9291C" w:rsidP="00A9291C">
      <w:pPr>
        <w:keepNext/>
        <w:keepLines/>
        <w:pageBreakBefore/>
        <w:spacing w:before="40" w:after="0"/>
        <w:jc w:val="center"/>
        <w:outlineLvl w:val="2"/>
        <w:rPr>
          <w:rFonts w:eastAsia="Times New Roman" w:cs="Times New Roman"/>
          <w:b/>
          <w:sz w:val="32"/>
          <w:u w:val="single"/>
        </w:rPr>
      </w:pPr>
      <w:r w:rsidRPr="00A9291C">
        <w:rPr>
          <w:rFonts w:eastAsia="Times New Roman" w:cs="Times New Roman"/>
          <w:b/>
          <w:sz w:val="32"/>
          <w:u w:val="single"/>
        </w:rPr>
        <w:t>AT: Adak---1NC</w:t>
      </w:r>
    </w:p>
    <w:p w14:paraId="6FFE7DEC" w14:textId="77777777" w:rsidR="00A9291C" w:rsidRPr="00A9291C" w:rsidRDefault="00A9291C" w:rsidP="00A9291C">
      <w:pPr>
        <w:keepNext/>
        <w:keepLines/>
        <w:spacing w:before="40" w:after="0"/>
        <w:outlineLvl w:val="3"/>
        <w:rPr>
          <w:rFonts w:eastAsia="Times New Roman" w:cs="Times New Roman"/>
          <w:b/>
          <w:iCs/>
          <w:sz w:val="26"/>
        </w:rPr>
      </w:pPr>
      <w:r w:rsidRPr="00A9291C">
        <w:rPr>
          <w:rFonts w:eastAsia="Times New Roman" w:cs="Times New Roman"/>
          <w:b/>
          <w:iCs/>
          <w:sz w:val="26"/>
        </w:rPr>
        <w:t>Adak fails--chemical containment and exposure.</w:t>
      </w:r>
    </w:p>
    <w:p w14:paraId="1131C178" w14:textId="77777777" w:rsidR="00A9291C" w:rsidRPr="00A9291C" w:rsidRDefault="00A9291C" w:rsidP="00A9291C">
      <w:pPr>
        <w:rPr>
          <w:rFonts w:eastAsia="Aptos"/>
        </w:rPr>
      </w:pPr>
      <w:r w:rsidRPr="00A9291C">
        <w:rPr>
          <w:rFonts w:eastAsia="Aptos"/>
          <w:b/>
          <w:bCs/>
          <w:sz w:val="26"/>
        </w:rPr>
        <w:t>ATSDR ’25</w:t>
      </w:r>
      <w:r w:rsidRPr="00A9291C">
        <w:rPr>
          <w:rFonts w:eastAsia="Aptos"/>
        </w:rPr>
        <w:t xml:space="preserve"> [Agency for Toxic Substances and Disease Registry; 2025; “PUBLIC HEALTH ASSESSMENT NAVAL AIR FACILITY, ADAK” https://www.atsdr.cdc.gov/hac/pha/adak/ada_p1.html] rohan</w:t>
      </w:r>
    </w:p>
    <w:p w14:paraId="3CD7E073" w14:textId="77777777" w:rsidR="00A9291C" w:rsidRPr="00A9291C" w:rsidRDefault="00A9291C" w:rsidP="00A9291C">
      <w:pPr>
        <w:rPr>
          <w:rFonts w:eastAsia="Aptos"/>
          <w:sz w:val="14"/>
        </w:rPr>
      </w:pPr>
      <w:r w:rsidRPr="00A9291C">
        <w:rPr>
          <w:rFonts w:eastAsia="Aptos"/>
          <w:sz w:val="14"/>
        </w:rPr>
        <w:t xml:space="preserve">Because of its unique history, Naval Air Facility, </w:t>
      </w:r>
      <w:r w:rsidRPr="00A9291C">
        <w:rPr>
          <w:rFonts w:eastAsia="Aptos"/>
          <w:b/>
          <w:iCs/>
          <w:highlight w:val="cyan"/>
          <w:u w:val="single"/>
        </w:rPr>
        <w:t>Adak</w:t>
      </w:r>
      <w:r w:rsidRPr="00A9291C">
        <w:rPr>
          <w:rFonts w:eastAsia="Aptos"/>
          <w:sz w:val="14"/>
        </w:rPr>
        <w:t xml:space="preserve"> is not like typical NPL sites. Although it </w:t>
      </w:r>
      <w:r w:rsidRPr="00A9291C">
        <w:rPr>
          <w:rFonts w:eastAsia="Aptos"/>
          <w:highlight w:val="cyan"/>
          <w:u w:val="single"/>
        </w:rPr>
        <w:t>has many</w:t>
      </w:r>
      <w:r w:rsidRPr="00A9291C">
        <w:rPr>
          <w:rFonts w:eastAsia="Aptos"/>
          <w:sz w:val="14"/>
        </w:rPr>
        <w:t xml:space="preserve"> similar </w:t>
      </w:r>
      <w:r w:rsidRPr="00A9291C">
        <w:rPr>
          <w:rFonts w:eastAsia="Aptos"/>
          <w:highlight w:val="cyan"/>
          <w:u w:val="single"/>
        </w:rPr>
        <w:t>issues</w:t>
      </w:r>
      <w:r w:rsidRPr="00A9291C">
        <w:rPr>
          <w:rFonts w:eastAsia="Aptos"/>
          <w:sz w:val="14"/>
        </w:rPr>
        <w:t xml:space="preserve"> with other NPL sites, such as </w:t>
      </w:r>
      <w:r w:rsidRPr="00A9291C">
        <w:rPr>
          <w:rFonts w:eastAsia="Aptos"/>
          <w:highlight w:val="cyan"/>
          <w:u w:val="single"/>
        </w:rPr>
        <w:t>chemical</w:t>
      </w:r>
      <w:r w:rsidRPr="00A9291C">
        <w:rPr>
          <w:rFonts w:eastAsia="Aptos"/>
          <w:u w:val="single"/>
        </w:rPr>
        <w:t xml:space="preserve"> </w:t>
      </w:r>
      <w:r w:rsidRPr="00A9291C">
        <w:rPr>
          <w:rFonts w:eastAsia="Aptos"/>
          <w:highlight w:val="cyan"/>
          <w:u w:val="single"/>
        </w:rPr>
        <w:t>contaminant</w:t>
      </w:r>
      <w:r w:rsidRPr="00A9291C">
        <w:rPr>
          <w:rFonts w:eastAsia="Aptos"/>
          <w:sz w:val="14"/>
        </w:rPr>
        <w:t xml:space="preserve"> releases from use, </w:t>
      </w:r>
      <w:r w:rsidRPr="00A9291C">
        <w:rPr>
          <w:rFonts w:eastAsia="Aptos"/>
          <w:b/>
          <w:iCs/>
          <w:u w:val="single"/>
        </w:rPr>
        <w:t>storage</w:t>
      </w:r>
      <w:r w:rsidRPr="00A9291C">
        <w:rPr>
          <w:rFonts w:eastAsia="Aptos"/>
          <w:sz w:val="14"/>
        </w:rPr>
        <w:t xml:space="preserve">, </w:t>
      </w:r>
      <w:r w:rsidRPr="00A9291C">
        <w:rPr>
          <w:rFonts w:eastAsia="Aptos"/>
          <w:b/>
          <w:iCs/>
          <w:highlight w:val="cyan"/>
          <w:u w:val="single"/>
        </w:rPr>
        <w:t>accidents</w:t>
      </w:r>
      <w:r w:rsidRPr="00A9291C">
        <w:rPr>
          <w:rFonts w:eastAsia="Aptos"/>
          <w:sz w:val="14"/>
        </w:rPr>
        <w:t xml:space="preserve">, and </w:t>
      </w:r>
      <w:r w:rsidRPr="00A9291C">
        <w:rPr>
          <w:rFonts w:eastAsia="Aptos"/>
          <w:b/>
          <w:iCs/>
          <w:u w:val="single"/>
        </w:rPr>
        <w:t>disposal activities</w:t>
      </w:r>
      <w:r w:rsidRPr="00A9291C">
        <w:rPr>
          <w:rFonts w:eastAsia="Aptos"/>
          <w:sz w:val="14"/>
        </w:rPr>
        <w:t xml:space="preserve">, NAF has some </w:t>
      </w:r>
      <w:r w:rsidRPr="00A9291C">
        <w:rPr>
          <w:rFonts w:eastAsia="Aptos"/>
          <w:highlight w:val="cyan"/>
          <w:u w:val="single"/>
        </w:rPr>
        <w:t xml:space="preserve">unique </w:t>
      </w:r>
      <w:r w:rsidRPr="00A9291C">
        <w:rPr>
          <w:rFonts w:eastAsia="Aptos"/>
          <w:b/>
          <w:iCs/>
          <w:highlight w:val="cyan"/>
          <w:u w:val="single"/>
        </w:rPr>
        <w:t>exposure</w:t>
      </w:r>
      <w:r w:rsidRPr="00A9291C">
        <w:rPr>
          <w:rFonts w:eastAsia="Aptos"/>
          <w:highlight w:val="cyan"/>
          <w:u w:val="single"/>
        </w:rPr>
        <w:t xml:space="preserve"> </w:t>
      </w:r>
      <w:r w:rsidRPr="00A9291C">
        <w:rPr>
          <w:rFonts w:eastAsia="Aptos"/>
          <w:u w:val="single"/>
        </w:rPr>
        <w:t>issues as well</w:t>
      </w:r>
      <w:r w:rsidRPr="00A9291C">
        <w:rPr>
          <w:rFonts w:eastAsia="Aptos"/>
          <w:sz w:val="14"/>
        </w:rPr>
        <w:t>.</w:t>
      </w:r>
    </w:p>
    <w:p w14:paraId="40CA7D09" w14:textId="77777777" w:rsidR="00A9291C" w:rsidRPr="00A9291C" w:rsidRDefault="00A9291C" w:rsidP="00A9291C">
      <w:pPr>
        <w:rPr>
          <w:rFonts w:eastAsia="Aptos"/>
          <w:sz w:val="14"/>
        </w:rPr>
      </w:pPr>
      <w:r w:rsidRPr="00A9291C">
        <w:rPr>
          <w:rFonts w:eastAsia="Aptos"/>
          <w:sz w:val="14"/>
        </w:rPr>
        <w:t xml:space="preserve">As stated previously, on June 3, 1942, after the Japanese attacked Pearl Harbor, Hawaii, (December 7, 1941) they attacked the U.S. a second time by air bombing of Dutch Harbor on the small island of Amaknak, Alaska. On June 7, 1942, the Japanese landed on the Aleutian Islands of Kiska and Attu. The battles in the Aleutians were the only World War II battles on U.S. soil. In defense, the U.S. quickly mobilized and set up operations in other Aleutian Islands. Adak was developed for use by the military for training and temporary storage and </w:t>
      </w:r>
      <w:r w:rsidRPr="00A9291C">
        <w:rPr>
          <w:rFonts w:eastAsia="Aptos"/>
          <w:u w:val="single"/>
        </w:rPr>
        <w:t xml:space="preserve">transporting of </w:t>
      </w:r>
      <w:r w:rsidRPr="00A9291C">
        <w:rPr>
          <w:rFonts w:eastAsia="Aptos"/>
          <w:b/>
          <w:iCs/>
          <w:highlight w:val="cyan"/>
          <w:u w:val="single"/>
        </w:rPr>
        <w:t>chemical warfare</w:t>
      </w:r>
      <w:r w:rsidRPr="00A9291C">
        <w:rPr>
          <w:rFonts w:eastAsia="Aptos"/>
          <w:u w:val="single"/>
        </w:rPr>
        <w:t xml:space="preserve"> agent</w:t>
      </w:r>
      <w:r w:rsidRPr="00A9291C">
        <w:rPr>
          <w:rFonts w:eastAsia="Aptos"/>
          <w:sz w:val="14"/>
        </w:rPr>
        <w:t xml:space="preserve"> </w:t>
      </w:r>
      <w:r w:rsidRPr="00A9291C">
        <w:rPr>
          <w:rFonts w:eastAsia="Aptos"/>
          <w:b/>
          <w:iCs/>
          <w:u w:val="single"/>
        </w:rPr>
        <w:t>bombs</w:t>
      </w:r>
      <w:r w:rsidRPr="00A9291C">
        <w:rPr>
          <w:rFonts w:eastAsia="Aptos"/>
          <w:sz w:val="14"/>
        </w:rPr>
        <w:t xml:space="preserve">, </w:t>
      </w:r>
      <w:r w:rsidRPr="00A9291C">
        <w:rPr>
          <w:rFonts w:eastAsia="Aptos"/>
          <w:b/>
          <w:iCs/>
          <w:highlight w:val="cyan"/>
          <w:u w:val="single"/>
        </w:rPr>
        <w:t xml:space="preserve">incendiary </w:t>
      </w:r>
      <w:proofErr w:type="gramStart"/>
      <w:r w:rsidRPr="00A9291C">
        <w:rPr>
          <w:rFonts w:eastAsia="Aptos"/>
          <w:b/>
          <w:iCs/>
          <w:highlight w:val="cyan"/>
          <w:u w:val="single"/>
        </w:rPr>
        <w:t>bombs</w:t>
      </w:r>
      <w:r w:rsidRPr="00A9291C">
        <w:rPr>
          <w:rFonts w:eastAsia="Aptos"/>
          <w:sz w:val="14"/>
        </w:rPr>
        <w:t>, and</w:t>
      </w:r>
      <w:proofErr w:type="gramEnd"/>
      <w:r w:rsidRPr="00A9291C">
        <w:rPr>
          <w:rFonts w:eastAsia="Aptos"/>
          <w:sz w:val="14"/>
        </w:rPr>
        <w:t xml:space="preserve"> </w:t>
      </w:r>
      <w:r w:rsidRPr="00A9291C">
        <w:rPr>
          <w:rFonts w:eastAsia="Aptos"/>
          <w:b/>
          <w:iCs/>
          <w:highlight w:val="cyan"/>
          <w:u w:val="single"/>
        </w:rPr>
        <w:t>explosives</w:t>
      </w:r>
      <w:r w:rsidRPr="00A9291C">
        <w:rPr>
          <w:rFonts w:eastAsia="Aptos"/>
          <w:sz w:val="14"/>
        </w:rPr>
        <w:t xml:space="preserve">, and </w:t>
      </w:r>
      <w:r w:rsidRPr="00A9291C">
        <w:rPr>
          <w:rFonts w:eastAsia="Aptos"/>
          <w:u w:val="single"/>
        </w:rPr>
        <w:t xml:space="preserve">other </w:t>
      </w:r>
      <w:r w:rsidRPr="00A9291C">
        <w:rPr>
          <w:rFonts w:eastAsia="Aptos"/>
          <w:b/>
          <w:iCs/>
          <w:highlight w:val="cyan"/>
          <w:u w:val="single"/>
        </w:rPr>
        <w:t>ordnance materials</w:t>
      </w:r>
      <w:r w:rsidRPr="00A9291C">
        <w:rPr>
          <w:rFonts w:eastAsia="Aptos"/>
          <w:sz w:val="14"/>
        </w:rPr>
        <w:t xml:space="preserve">. At its peak, over 100,000 military personnel were staged on or near Adak preparing to battle the Japanese on neighboring islands and preparing for Japanese invasion on Adak Island. To protect the military outpost on Adak, barbed wire laced through boot-piercing pointed screw stakes designed (but possibly not installed) to have trip wires attached to land mines, and </w:t>
      </w:r>
      <w:r w:rsidRPr="00A9291C">
        <w:rPr>
          <w:rFonts w:eastAsia="Aptos"/>
          <w:u w:val="single"/>
        </w:rPr>
        <w:t xml:space="preserve">other </w:t>
      </w:r>
      <w:r w:rsidRPr="00A9291C">
        <w:rPr>
          <w:rFonts w:eastAsia="Aptos"/>
          <w:b/>
          <w:iCs/>
          <w:highlight w:val="cyan"/>
          <w:u w:val="single"/>
        </w:rPr>
        <w:t>physical hazards</w:t>
      </w:r>
      <w:r w:rsidRPr="00A9291C">
        <w:rPr>
          <w:rFonts w:eastAsia="Aptos"/>
          <w:sz w:val="14"/>
        </w:rPr>
        <w:t xml:space="preserve"> were intentionally laid out to </w:t>
      </w:r>
      <w:r w:rsidRPr="00A9291C">
        <w:rPr>
          <w:rFonts w:eastAsia="Aptos"/>
          <w:b/>
          <w:iCs/>
          <w:highlight w:val="cyan"/>
          <w:u w:val="single"/>
        </w:rPr>
        <w:t>channel</w:t>
      </w:r>
      <w:r w:rsidRPr="00A9291C">
        <w:rPr>
          <w:rFonts w:eastAsia="Aptos"/>
          <w:u w:val="single"/>
        </w:rPr>
        <w:t xml:space="preserve"> invading </w:t>
      </w:r>
      <w:r w:rsidRPr="00A9291C">
        <w:rPr>
          <w:rFonts w:eastAsia="Aptos"/>
          <w:b/>
          <w:iCs/>
          <w:highlight w:val="cyan"/>
          <w:u w:val="single"/>
        </w:rPr>
        <w:t>troops</w:t>
      </w:r>
      <w:r w:rsidRPr="00A9291C">
        <w:rPr>
          <w:rFonts w:eastAsia="Aptos"/>
          <w:sz w:val="14"/>
        </w:rPr>
        <w:t xml:space="preserve"> </w:t>
      </w:r>
      <w:r w:rsidRPr="00A9291C">
        <w:rPr>
          <w:rFonts w:eastAsia="Aptos"/>
          <w:u w:val="single"/>
        </w:rPr>
        <w:t>toward</w:t>
      </w:r>
      <w:r w:rsidRPr="00A9291C">
        <w:rPr>
          <w:rFonts w:eastAsia="Aptos"/>
          <w:sz w:val="14"/>
        </w:rPr>
        <w:t xml:space="preserve"> strategic </w:t>
      </w:r>
      <w:r w:rsidRPr="00A9291C">
        <w:rPr>
          <w:rFonts w:eastAsia="Aptos"/>
          <w:b/>
          <w:iCs/>
          <w:highlight w:val="cyan"/>
          <w:u w:val="single"/>
        </w:rPr>
        <w:t>firing range areas</w:t>
      </w:r>
      <w:r w:rsidRPr="00A9291C">
        <w:rPr>
          <w:rFonts w:eastAsia="Aptos"/>
          <w:sz w:val="14"/>
        </w:rPr>
        <w:t xml:space="preserve">. Mounted machine gun emplacements covered the shoreline. Target practice, which often consisted of firing at sites away from the populated "downtown" area into the sides of hills and mountains, left </w:t>
      </w:r>
      <w:r w:rsidRPr="00A9291C">
        <w:rPr>
          <w:rFonts w:eastAsia="Aptos"/>
          <w:u w:val="single"/>
        </w:rPr>
        <w:t>metallic debris</w:t>
      </w:r>
      <w:r w:rsidRPr="00A9291C">
        <w:rPr>
          <w:rFonts w:eastAsia="Aptos"/>
          <w:sz w:val="14"/>
        </w:rPr>
        <w:t xml:space="preserve"> and </w:t>
      </w:r>
      <w:r w:rsidRPr="00A9291C">
        <w:rPr>
          <w:rFonts w:eastAsia="Aptos"/>
          <w:b/>
          <w:iCs/>
          <w:highlight w:val="cyan"/>
          <w:u w:val="single"/>
        </w:rPr>
        <w:t>unexploded ordnance</w:t>
      </w:r>
      <w:r w:rsidRPr="00A9291C">
        <w:rPr>
          <w:rFonts w:eastAsia="Aptos"/>
          <w:sz w:val="14"/>
        </w:rPr>
        <w:t xml:space="preserve"> scattered </w:t>
      </w:r>
      <w:r w:rsidRPr="00A9291C">
        <w:rPr>
          <w:rFonts w:eastAsia="Aptos"/>
          <w:u w:val="single"/>
        </w:rPr>
        <w:t xml:space="preserve">throughout the </w:t>
      </w:r>
      <w:r w:rsidRPr="00A9291C">
        <w:rPr>
          <w:rFonts w:eastAsia="Aptos"/>
          <w:b/>
          <w:iCs/>
          <w:u w:val="single"/>
        </w:rPr>
        <w:t>island</w:t>
      </w:r>
      <w:r w:rsidRPr="00A9291C">
        <w:rPr>
          <w:rFonts w:eastAsia="Aptos"/>
          <w:sz w:val="14"/>
        </w:rPr>
        <w:t xml:space="preserve">. These activities were conducted in a time of war, at a time when little thought was given to peace time consequences. These activities left a </w:t>
      </w:r>
      <w:r w:rsidRPr="00A9291C">
        <w:rPr>
          <w:rFonts w:eastAsia="Aptos"/>
          <w:u w:val="single"/>
        </w:rPr>
        <w:t xml:space="preserve">large and </w:t>
      </w:r>
      <w:r w:rsidRPr="00A9291C">
        <w:rPr>
          <w:rFonts w:eastAsia="Aptos"/>
          <w:highlight w:val="cyan"/>
          <w:u w:val="single"/>
        </w:rPr>
        <w:t xml:space="preserve">unique array of </w:t>
      </w:r>
      <w:r w:rsidRPr="00A9291C">
        <w:rPr>
          <w:rFonts w:eastAsia="Aptos"/>
          <w:b/>
          <w:iCs/>
          <w:highlight w:val="cyan"/>
          <w:u w:val="single"/>
        </w:rPr>
        <w:t>physical hazards</w:t>
      </w:r>
      <w:r w:rsidRPr="00A9291C">
        <w:rPr>
          <w:rFonts w:eastAsia="Aptos"/>
          <w:sz w:val="14"/>
        </w:rPr>
        <w:t>. The Navy along with EPA, ADEC, The Aleut Corporation, and others have worked to reduce those hazards given the technology of today and the environmental conditions of Adak.</w:t>
      </w:r>
    </w:p>
    <w:p w14:paraId="332B9345" w14:textId="77777777" w:rsidR="00A9291C" w:rsidRPr="00A9291C" w:rsidRDefault="00A9291C" w:rsidP="00A9291C">
      <w:pPr>
        <w:keepNext/>
        <w:keepLines/>
        <w:pageBreakBefore/>
        <w:spacing w:before="40" w:after="0"/>
        <w:jc w:val="center"/>
        <w:outlineLvl w:val="2"/>
        <w:rPr>
          <w:rFonts w:eastAsia="Times New Roman" w:cs="Times New Roman"/>
          <w:b/>
          <w:sz w:val="32"/>
          <w:u w:val="single"/>
        </w:rPr>
      </w:pPr>
      <w:r w:rsidRPr="00A9291C">
        <w:rPr>
          <w:rFonts w:eastAsia="Times New Roman" w:cs="Times New Roman"/>
          <w:b/>
          <w:sz w:val="32"/>
          <w:u w:val="single"/>
        </w:rPr>
        <w:t>Deterrence---Internal---U---1NC</w:t>
      </w:r>
    </w:p>
    <w:p w14:paraId="29BD7F1B" w14:textId="77777777" w:rsidR="00A9291C" w:rsidRPr="00A9291C" w:rsidRDefault="00A9291C" w:rsidP="00A9291C">
      <w:pPr>
        <w:keepNext/>
        <w:keepLines/>
        <w:spacing w:before="200"/>
        <w:outlineLvl w:val="3"/>
        <w:rPr>
          <w:rFonts w:eastAsia="Times New Roman"/>
          <w:b/>
          <w:iCs/>
          <w:sz w:val="26"/>
        </w:rPr>
      </w:pPr>
      <w:r w:rsidRPr="00A9291C">
        <w:rPr>
          <w:rFonts w:eastAsia="Times New Roman"/>
          <w:b/>
          <w:iCs/>
          <w:sz w:val="26"/>
        </w:rPr>
        <w:t xml:space="preserve">Either </w:t>
      </w:r>
      <w:r w:rsidRPr="00A9291C">
        <w:rPr>
          <w:rFonts w:eastAsia="Times New Roman"/>
          <w:b/>
          <w:iCs/>
          <w:sz w:val="26"/>
          <w:u w:val="single"/>
        </w:rPr>
        <w:t>non-infrastructure</w:t>
      </w:r>
      <w:r w:rsidRPr="00A9291C">
        <w:rPr>
          <w:rFonts w:eastAsia="Times New Roman"/>
          <w:b/>
          <w:iCs/>
          <w:sz w:val="26"/>
        </w:rPr>
        <w:t xml:space="preserve"> </w:t>
      </w:r>
      <w:proofErr w:type="gramStart"/>
      <w:r w:rsidRPr="00A9291C">
        <w:rPr>
          <w:rFonts w:eastAsia="Times New Roman"/>
          <w:b/>
          <w:iCs/>
          <w:sz w:val="26"/>
        </w:rPr>
        <w:t>alt causes</w:t>
      </w:r>
      <w:proofErr w:type="gramEnd"/>
      <w:r w:rsidRPr="00A9291C">
        <w:rPr>
          <w:rFonts w:eastAsia="Times New Roman"/>
          <w:b/>
          <w:iCs/>
          <w:sz w:val="26"/>
        </w:rPr>
        <w:t xml:space="preserve"> to </w:t>
      </w:r>
      <w:proofErr w:type="gramStart"/>
      <w:r w:rsidRPr="00A9291C">
        <w:rPr>
          <w:rFonts w:eastAsia="Times New Roman"/>
          <w:b/>
          <w:iCs/>
          <w:sz w:val="26"/>
        </w:rPr>
        <w:t>logistics outweigh</w:t>
      </w:r>
      <w:proofErr w:type="gramEnd"/>
      <w:r w:rsidRPr="00A9291C">
        <w:rPr>
          <w:rFonts w:eastAsia="Times New Roman"/>
          <w:b/>
          <w:iCs/>
          <w:sz w:val="26"/>
        </w:rPr>
        <w:t xml:space="preserve">, or it the </w:t>
      </w:r>
      <w:r w:rsidRPr="00A9291C">
        <w:rPr>
          <w:rFonts w:eastAsia="Times New Roman"/>
          <w:b/>
          <w:iCs/>
          <w:sz w:val="26"/>
          <w:u w:val="single"/>
        </w:rPr>
        <w:t>status quo</w:t>
      </w:r>
      <w:r w:rsidRPr="00A9291C">
        <w:rPr>
          <w:rFonts w:eastAsia="Times New Roman"/>
          <w:b/>
          <w:iCs/>
          <w:sz w:val="26"/>
        </w:rPr>
        <w:t xml:space="preserve"> solves. </w:t>
      </w:r>
    </w:p>
    <w:p w14:paraId="65C1FBC2" w14:textId="77777777" w:rsidR="00A9291C" w:rsidRPr="00A9291C" w:rsidRDefault="00A9291C" w:rsidP="00A9291C">
      <w:pPr>
        <w:rPr>
          <w:rFonts w:eastAsia="Calibri"/>
        </w:rPr>
      </w:pPr>
      <w:r w:rsidRPr="00A9291C">
        <w:rPr>
          <w:rFonts w:eastAsia="Calibri"/>
        </w:rPr>
        <w:t xml:space="preserve">Jen </w:t>
      </w:r>
      <w:r w:rsidRPr="00A9291C">
        <w:rPr>
          <w:rFonts w:eastAsia="Calibri"/>
          <w:b/>
          <w:bCs/>
          <w:sz w:val="26"/>
        </w:rPr>
        <w:t>Judson 23</w:t>
      </w:r>
      <w:r w:rsidRPr="00A9291C">
        <w:rPr>
          <w:rFonts w:eastAsia="Calibri"/>
        </w:rPr>
        <w:t>, Land Warfare Reporter at Defense News, B.A. from Kenyon College, M.S. in Journalism from Boston University, 3/29/2023, “US Army Has a ‘Gigantic Problem’ With Logistics in the Indo-Pacific,” Defense News, https://www.defensenews.com/land/2023/03/29/us-army-has-a-gigantic-problem-with-logistics-in-the-indo-pacific, JL</w:t>
      </w:r>
    </w:p>
    <w:p w14:paraId="5DE43038" w14:textId="77777777" w:rsidR="00A9291C" w:rsidRPr="00A9291C" w:rsidRDefault="00A9291C" w:rsidP="00A9291C">
      <w:pPr>
        <w:rPr>
          <w:rFonts w:eastAsia="Calibri"/>
          <w:sz w:val="16"/>
        </w:rPr>
      </w:pPr>
      <w:r w:rsidRPr="00A9291C">
        <w:rPr>
          <w:rFonts w:eastAsia="Calibri"/>
          <w:sz w:val="16"/>
        </w:rPr>
        <w:t xml:space="preserve">Army Secretary Christine Wormuth appointed Army Materiel Command in October to lead </w:t>
      </w:r>
      <w:r w:rsidRPr="00A9291C">
        <w:rPr>
          <w:rFonts w:eastAsia="Calibri"/>
          <w:u w:val="single"/>
        </w:rPr>
        <w:t xml:space="preserve">service </w:t>
      </w:r>
      <w:r w:rsidRPr="00A9291C">
        <w:rPr>
          <w:rFonts w:eastAsia="Calibri"/>
          <w:highlight w:val="cyan"/>
          <w:u w:val="single"/>
        </w:rPr>
        <w:t>efforts</w:t>
      </w:r>
      <w:r w:rsidRPr="00A9291C">
        <w:rPr>
          <w:rFonts w:eastAsia="Calibri"/>
          <w:sz w:val="16"/>
        </w:rPr>
        <w:t xml:space="preserve"> on </w:t>
      </w:r>
      <w:r w:rsidRPr="00A9291C">
        <w:rPr>
          <w:rFonts w:eastAsia="Calibri"/>
          <w:highlight w:val="cyan"/>
          <w:u w:val="single"/>
        </w:rPr>
        <w:t>figuring out how to deploy troops</w:t>
      </w:r>
      <w:r w:rsidRPr="00A9291C">
        <w:rPr>
          <w:rFonts w:eastAsia="Calibri"/>
          <w:u w:val="single"/>
        </w:rPr>
        <w:t xml:space="preserve"> with </w:t>
      </w:r>
      <w:r w:rsidRPr="00A9291C">
        <w:rPr>
          <w:rFonts w:eastAsia="Calibri"/>
          <w:iCs/>
          <w:u w:val="single"/>
          <w:bdr w:val="single" w:sz="8" w:space="0" w:color="auto"/>
        </w:rPr>
        <w:t>large amounts</w:t>
      </w:r>
      <w:r w:rsidRPr="00A9291C">
        <w:rPr>
          <w:rFonts w:eastAsia="Calibri"/>
          <w:u w:val="single"/>
        </w:rPr>
        <w:t xml:space="preserve"> of weapons and equipment from </w:t>
      </w:r>
      <w:r w:rsidRPr="00A9291C">
        <w:rPr>
          <w:rFonts w:eastAsia="Calibri"/>
          <w:iCs/>
          <w:u w:val="single"/>
          <w:bdr w:val="single" w:sz="8" w:space="0" w:color="auto"/>
        </w:rPr>
        <w:t xml:space="preserve">fort to </w:t>
      </w:r>
      <w:r w:rsidRPr="00A9291C">
        <w:rPr>
          <w:rFonts w:eastAsia="Calibri"/>
          <w:iCs/>
          <w:highlight w:val="cyan"/>
          <w:u w:val="single"/>
          <w:bdr w:val="single" w:sz="8" w:space="0" w:color="auto"/>
        </w:rPr>
        <w:t>port</w:t>
      </w:r>
      <w:r w:rsidRPr="00A9291C">
        <w:rPr>
          <w:rFonts w:eastAsia="Calibri"/>
          <w:u w:val="single"/>
        </w:rPr>
        <w:t xml:space="preserve"> and beyond </w:t>
      </w:r>
      <w:r w:rsidRPr="00A9291C">
        <w:rPr>
          <w:rFonts w:eastAsia="Calibri"/>
          <w:highlight w:val="cyan"/>
          <w:u w:val="single"/>
        </w:rPr>
        <w:t xml:space="preserve">in </w:t>
      </w:r>
      <w:r w:rsidRPr="00A9291C">
        <w:rPr>
          <w:rFonts w:eastAsia="Calibri"/>
          <w:u w:val="single"/>
        </w:rPr>
        <w:t xml:space="preserve">an </w:t>
      </w:r>
      <w:r w:rsidRPr="00A9291C">
        <w:rPr>
          <w:rFonts w:eastAsia="Calibri"/>
          <w:highlight w:val="cyan"/>
          <w:u w:val="single"/>
        </w:rPr>
        <w:t>environment where</w:t>
      </w:r>
      <w:r w:rsidRPr="00A9291C">
        <w:rPr>
          <w:rFonts w:eastAsia="Calibri"/>
          <w:u w:val="single"/>
        </w:rPr>
        <w:t xml:space="preserve"> the </w:t>
      </w:r>
      <w:r w:rsidRPr="00A9291C">
        <w:rPr>
          <w:rFonts w:eastAsia="Calibri"/>
          <w:highlight w:val="cyan"/>
          <w:u w:val="single"/>
        </w:rPr>
        <w:t>service</w:t>
      </w:r>
      <w:r w:rsidRPr="00A9291C">
        <w:rPr>
          <w:rFonts w:eastAsia="Calibri"/>
          <w:u w:val="single"/>
        </w:rPr>
        <w:t xml:space="preserve"> is </w:t>
      </w:r>
      <w:r w:rsidRPr="00A9291C">
        <w:rPr>
          <w:rFonts w:eastAsia="Calibri"/>
          <w:highlight w:val="cyan"/>
          <w:u w:val="single"/>
        </w:rPr>
        <w:t xml:space="preserve">unable to travel </w:t>
      </w:r>
      <w:r w:rsidRPr="00A9291C">
        <w:rPr>
          <w:rFonts w:eastAsia="Calibri"/>
          <w:u w:val="single"/>
        </w:rPr>
        <w:t xml:space="preserve">freely </w:t>
      </w:r>
      <w:r w:rsidRPr="00A9291C">
        <w:rPr>
          <w:rFonts w:eastAsia="Calibri"/>
          <w:highlight w:val="cyan"/>
          <w:u w:val="single"/>
        </w:rPr>
        <w:t>without</w:t>
      </w:r>
      <w:r w:rsidRPr="00A9291C">
        <w:rPr>
          <w:rFonts w:eastAsia="Calibri"/>
          <w:u w:val="single"/>
        </w:rPr>
        <w:t xml:space="preserve"> </w:t>
      </w:r>
      <w:r w:rsidRPr="00A9291C">
        <w:rPr>
          <w:rFonts w:eastAsia="Calibri"/>
          <w:iCs/>
          <w:u w:val="single"/>
          <w:bdr w:val="single" w:sz="8" w:space="0" w:color="auto"/>
        </w:rPr>
        <w:t xml:space="preserve">adversary </w:t>
      </w:r>
      <w:r w:rsidRPr="00A9291C">
        <w:rPr>
          <w:rFonts w:eastAsia="Calibri"/>
          <w:iCs/>
          <w:highlight w:val="cyan"/>
          <w:u w:val="single"/>
          <w:bdr w:val="single" w:sz="8" w:space="0" w:color="auto"/>
        </w:rPr>
        <w:t>interference</w:t>
      </w:r>
      <w:r w:rsidRPr="00A9291C">
        <w:rPr>
          <w:rFonts w:eastAsia="Calibri"/>
          <w:sz w:val="16"/>
        </w:rPr>
        <w:t xml:space="preserve"> — commonly </w:t>
      </w:r>
      <w:r w:rsidRPr="00A9291C">
        <w:rPr>
          <w:rFonts w:eastAsia="Calibri"/>
          <w:u w:val="single"/>
        </w:rPr>
        <w:t>referred to as</w:t>
      </w:r>
      <w:r w:rsidRPr="00A9291C">
        <w:rPr>
          <w:rFonts w:eastAsia="Calibri"/>
          <w:sz w:val="16"/>
        </w:rPr>
        <w:t xml:space="preserve"> “</w:t>
      </w:r>
      <w:r w:rsidRPr="00A9291C">
        <w:rPr>
          <w:rFonts w:eastAsia="Calibri"/>
          <w:iCs/>
          <w:u w:val="single"/>
          <w:bdr w:val="single" w:sz="8" w:space="0" w:color="auto"/>
        </w:rPr>
        <w:t>contested logistics</w:t>
      </w:r>
      <w:r w:rsidRPr="00A9291C">
        <w:rPr>
          <w:rFonts w:eastAsia="Calibri"/>
          <w:sz w:val="16"/>
        </w:rPr>
        <w:t>.”</w:t>
      </w:r>
    </w:p>
    <w:p w14:paraId="161AC005" w14:textId="77777777" w:rsidR="00A9291C" w:rsidRPr="00A9291C" w:rsidRDefault="00A9291C" w:rsidP="00A9291C">
      <w:pPr>
        <w:rPr>
          <w:rFonts w:eastAsia="Calibri"/>
          <w:sz w:val="16"/>
        </w:rPr>
      </w:pPr>
      <w:r w:rsidRPr="00A9291C">
        <w:rPr>
          <w:rFonts w:eastAsia="Calibri"/>
          <w:sz w:val="16"/>
        </w:rPr>
        <w:t xml:space="preserve">Together with Army Futures Command, which oversees requirements, </w:t>
      </w:r>
      <w:r w:rsidRPr="00A9291C">
        <w:rPr>
          <w:rFonts w:eastAsia="Calibri"/>
          <w:highlight w:val="cyan"/>
          <w:u w:val="single"/>
        </w:rPr>
        <w:t>AMC</w:t>
      </w:r>
      <w:r w:rsidRPr="00A9291C">
        <w:rPr>
          <w:rFonts w:eastAsia="Calibri"/>
          <w:u w:val="single"/>
        </w:rPr>
        <w:t xml:space="preserve"> is moving forward with efforts to </w:t>
      </w:r>
      <w:r w:rsidRPr="00A9291C">
        <w:rPr>
          <w:rFonts w:eastAsia="Calibri"/>
          <w:iCs/>
          <w:highlight w:val="cyan"/>
          <w:u w:val="single"/>
          <w:bdr w:val="single" w:sz="8" w:space="0" w:color="auto"/>
        </w:rPr>
        <w:t>develop</w:t>
      </w:r>
      <w:r w:rsidRPr="00A9291C">
        <w:rPr>
          <w:rFonts w:eastAsia="Calibri"/>
          <w:iCs/>
          <w:u w:val="single"/>
          <w:bdr w:val="single" w:sz="8" w:space="0" w:color="auto"/>
        </w:rPr>
        <w:t xml:space="preserve"> a </w:t>
      </w:r>
      <w:r w:rsidRPr="00A9291C">
        <w:rPr>
          <w:rFonts w:eastAsia="Calibri"/>
          <w:iCs/>
          <w:highlight w:val="cyan"/>
          <w:u w:val="single"/>
          <w:bdr w:val="single" w:sz="8" w:space="0" w:color="auto"/>
        </w:rPr>
        <w:t>strategy</w:t>
      </w:r>
      <w:r w:rsidRPr="00A9291C">
        <w:rPr>
          <w:rFonts w:eastAsia="Calibri"/>
          <w:sz w:val="16"/>
        </w:rPr>
        <w:t xml:space="preserve"> and plans, according to Rainey.</w:t>
      </w:r>
    </w:p>
    <w:p w14:paraId="1B4533F8" w14:textId="77777777" w:rsidR="00A9291C" w:rsidRPr="00A9291C" w:rsidRDefault="00A9291C" w:rsidP="00A9291C">
      <w:pPr>
        <w:rPr>
          <w:rFonts w:eastAsia="Calibri"/>
          <w:sz w:val="16"/>
        </w:rPr>
      </w:pPr>
      <w:r w:rsidRPr="00A9291C">
        <w:rPr>
          <w:rFonts w:eastAsia="Calibri"/>
          <w:u w:val="single"/>
        </w:rPr>
        <w:t xml:space="preserve">Top </w:t>
      </w:r>
      <w:r w:rsidRPr="00A9291C">
        <w:rPr>
          <w:rFonts w:eastAsia="Calibri"/>
          <w:highlight w:val="cyan"/>
          <w:u w:val="single"/>
        </w:rPr>
        <w:t xml:space="preserve">focus areas </w:t>
      </w:r>
      <w:r w:rsidRPr="00A9291C">
        <w:rPr>
          <w:rFonts w:eastAsia="Calibri"/>
          <w:u w:val="single"/>
        </w:rPr>
        <w:t xml:space="preserve">are buying </w:t>
      </w:r>
      <w:r w:rsidRPr="00A9291C">
        <w:rPr>
          <w:rFonts w:eastAsia="Calibri"/>
          <w:iCs/>
          <w:highlight w:val="cyan"/>
          <w:u w:val="single"/>
          <w:bdr w:val="single" w:sz="8" w:space="0" w:color="auto"/>
        </w:rPr>
        <w:t>new capability</w:t>
      </w:r>
      <w:r w:rsidRPr="00A9291C">
        <w:rPr>
          <w:rFonts w:eastAsia="Calibri"/>
          <w:sz w:val="16"/>
        </w:rPr>
        <w:t xml:space="preserve">, </w:t>
      </w:r>
      <w:r w:rsidRPr="00A9291C">
        <w:rPr>
          <w:rFonts w:eastAsia="Calibri"/>
          <w:u w:val="single"/>
        </w:rPr>
        <w:t xml:space="preserve">working with the </w:t>
      </w:r>
      <w:r w:rsidRPr="00A9291C">
        <w:rPr>
          <w:rFonts w:eastAsia="Calibri"/>
          <w:iCs/>
          <w:highlight w:val="cyan"/>
          <w:u w:val="single"/>
          <w:bdr w:val="single" w:sz="8" w:space="0" w:color="auto"/>
        </w:rPr>
        <w:t>industrial base</w:t>
      </w:r>
      <w:r w:rsidRPr="00A9291C">
        <w:rPr>
          <w:rFonts w:eastAsia="Calibri"/>
          <w:sz w:val="16"/>
        </w:rPr>
        <w:t xml:space="preserve">, </w:t>
      </w:r>
      <w:r w:rsidRPr="00A9291C">
        <w:rPr>
          <w:rFonts w:eastAsia="Calibri"/>
          <w:u w:val="single"/>
        </w:rPr>
        <w:t xml:space="preserve">securing </w:t>
      </w:r>
      <w:r w:rsidRPr="00A9291C">
        <w:rPr>
          <w:rFonts w:eastAsia="Calibri"/>
          <w:highlight w:val="cyan"/>
          <w:u w:val="single"/>
        </w:rPr>
        <w:t>operational</w:t>
      </w:r>
      <w:r w:rsidRPr="00A9291C">
        <w:rPr>
          <w:rFonts w:eastAsia="Calibri"/>
          <w:u w:val="single"/>
        </w:rPr>
        <w:t xml:space="preserve"> </w:t>
      </w:r>
      <w:r w:rsidRPr="00A9291C">
        <w:rPr>
          <w:rFonts w:eastAsia="Calibri"/>
          <w:iCs/>
          <w:u w:val="single"/>
          <w:bdr w:val="single" w:sz="8" w:space="0" w:color="auto"/>
        </w:rPr>
        <w:t xml:space="preserve">lines of </w:t>
      </w:r>
      <w:r w:rsidRPr="00A9291C">
        <w:rPr>
          <w:rFonts w:eastAsia="Calibri"/>
          <w:iCs/>
          <w:highlight w:val="cyan"/>
          <w:u w:val="single"/>
          <w:bdr w:val="single" w:sz="8" w:space="0" w:color="auto"/>
        </w:rPr>
        <w:t>comm</w:t>
      </w:r>
      <w:r w:rsidRPr="00A9291C">
        <w:rPr>
          <w:rFonts w:eastAsia="Calibri"/>
          <w:iCs/>
          <w:u w:val="single"/>
          <w:bdr w:val="single" w:sz="8" w:space="0" w:color="auto"/>
        </w:rPr>
        <w:t>unication</w:t>
      </w:r>
      <w:r w:rsidRPr="00A9291C">
        <w:rPr>
          <w:rFonts w:eastAsia="Calibri"/>
          <w:sz w:val="16"/>
          <w:szCs w:val="16"/>
        </w:rPr>
        <w:t xml:space="preserve">, </w:t>
      </w:r>
      <w:r w:rsidRPr="00A9291C">
        <w:rPr>
          <w:rFonts w:eastAsia="Calibri"/>
          <w:u w:val="single"/>
        </w:rPr>
        <w:t xml:space="preserve">increasing the lethality and survivability of </w:t>
      </w:r>
      <w:r w:rsidRPr="00A9291C">
        <w:rPr>
          <w:rFonts w:eastAsia="Calibri"/>
          <w:iCs/>
          <w:u w:val="single"/>
          <w:bdr w:val="single" w:sz="8" w:space="0" w:color="auto"/>
        </w:rPr>
        <w:t>deployable formations</w:t>
      </w:r>
      <w:r w:rsidRPr="00A9291C">
        <w:rPr>
          <w:rFonts w:eastAsia="Calibri"/>
          <w:sz w:val="16"/>
        </w:rPr>
        <w:t xml:space="preserve"> and lightening the logistics tail, he said.</w:t>
      </w:r>
    </w:p>
    <w:p w14:paraId="48E774C1" w14:textId="77777777" w:rsidR="00A9291C" w:rsidRPr="00A9291C" w:rsidRDefault="00A9291C" w:rsidP="00A9291C">
      <w:pPr>
        <w:rPr>
          <w:rFonts w:eastAsia="Calibri"/>
          <w:sz w:val="16"/>
        </w:rPr>
      </w:pPr>
      <w:r w:rsidRPr="00A9291C">
        <w:rPr>
          <w:rFonts w:eastAsia="Calibri"/>
          <w:u w:val="single"/>
        </w:rPr>
        <w:t xml:space="preserve">More details are expected in the </w:t>
      </w:r>
      <w:r w:rsidRPr="00A9291C">
        <w:rPr>
          <w:rFonts w:eastAsia="Calibri"/>
          <w:iCs/>
          <w:u w:val="single"/>
          <w:bdr w:val="single" w:sz="8" w:space="0" w:color="auto"/>
        </w:rPr>
        <w:t>coming months</w:t>
      </w:r>
      <w:r w:rsidRPr="00A9291C">
        <w:rPr>
          <w:rFonts w:eastAsia="Calibri"/>
          <w:sz w:val="16"/>
        </w:rPr>
        <w:t>, Rainey told Defense News in a March 28 interview at Association of the U.S. Army’s Global Force Symposium in Huntsville, Alabama.</w:t>
      </w:r>
    </w:p>
    <w:p w14:paraId="7276EAC6" w14:textId="77777777" w:rsidR="00A9291C" w:rsidRPr="00A9291C" w:rsidRDefault="00A9291C" w:rsidP="00A9291C">
      <w:pPr>
        <w:rPr>
          <w:rFonts w:eastAsia="Calibri"/>
          <w:sz w:val="16"/>
        </w:rPr>
      </w:pPr>
      <w:r w:rsidRPr="00A9291C">
        <w:rPr>
          <w:rFonts w:eastAsia="Calibri"/>
          <w:u w:val="single"/>
        </w:rPr>
        <w:t xml:space="preserve">AFC set up </w:t>
      </w:r>
      <w:r w:rsidRPr="00A9291C">
        <w:rPr>
          <w:rFonts w:eastAsia="Calibri"/>
          <w:iCs/>
          <w:u w:val="single"/>
          <w:bdr w:val="single" w:sz="8" w:space="0" w:color="auto"/>
        </w:rPr>
        <w:t>cross-functional teams</w:t>
      </w:r>
      <w:r w:rsidRPr="00A9291C">
        <w:rPr>
          <w:rFonts w:eastAsia="Calibri"/>
          <w:u w:val="single"/>
        </w:rPr>
        <w:t xml:space="preserve"> when it was established in 2018 to focus on </w:t>
      </w:r>
      <w:r w:rsidRPr="00A9291C">
        <w:rPr>
          <w:rFonts w:eastAsia="Calibri"/>
          <w:iCs/>
          <w:u w:val="single"/>
          <w:bdr w:val="single" w:sz="8" w:space="0" w:color="auto"/>
        </w:rPr>
        <w:t>modernization priorities</w:t>
      </w:r>
      <w:r w:rsidRPr="00A9291C">
        <w:rPr>
          <w:rFonts w:eastAsia="Calibri"/>
          <w:sz w:val="16"/>
        </w:rPr>
        <w:t xml:space="preserve"> including Long-Range Precision Fires, Next-Generation Combat Vehicles and Future Vertical Lift.</w:t>
      </w:r>
    </w:p>
    <w:p w14:paraId="5719A5E4" w14:textId="77777777" w:rsidR="00A9291C" w:rsidRPr="00A9291C" w:rsidRDefault="00A9291C" w:rsidP="00A9291C">
      <w:pPr>
        <w:rPr>
          <w:rFonts w:eastAsia="Calibri"/>
          <w:sz w:val="16"/>
        </w:rPr>
      </w:pPr>
      <w:r w:rsidRPr="00A9291C">
        <w:rPr>
          <w:rFonts w:eastAsia="Calibri"/>
          <w:u w:val="single"/>
        </w:rPr>
        <w:t xml:space="preserve">For the first time since the </w:t>
      </w:r>
      <w:r w:rsidRPr="00A9291C">
        <w:rPr>
          <w:rFonts w:eastAsia="Calibri"/>
          <w:iCs/>
          <w:highlight w:val="cyan"/>
          <w:u w:val="single"/>
          <w:bdr w:val="single" w:sz="8" w:space="0" w:color="auto"/>
        </w:rPr>
        <w:t>command</w:t>
      </w:r>
      <w:r w:rsidRPr="00A9291C">
        <w:rPr>
          <w:rFonts w:eastAsia="Calibri"/>
          <w:iCs/>
          <w:u w:val="single"/>
          <w:bdr w:val="single" w:sz="8" w:space="0" w:color="auto"/>
        </w:rPr>
        <w:t>’s beginning</w:t>
      </w:r>
      <w:r w:rsidRPr="00A9291C">
        <w:rPr>
          <w:rFonts w:eastAsia="Calibri"/>
          <w:sz w:val="16"/>
        </w:rPr>
        <w:t xml:space="preserve">, </w:t>
      </w:r>
      <w:r w:rsidRPr="00A9291C">
        <w:rPr>
          <w:rFonts w:eastAsia="Calibri"/>
          <w:u w:val="single"/>
        </w:rPr>
        <w:t xml:space="preserve">it is </w:t>
      </w:r>
      <w:r w:rsidRPr="00A9291C">
        <w:rPr>
          <w:rFonts w:eastAsia="Calibri"/>
          <w:highlight w:val="cyan"/>
          <w:u w:val="single"/>
        </w:rPr>
        <w:t xml:space="preserve">creating </w:t>
      </w:r>
      <w:r w:rsidRPr="00A9291C">
        <w:rPr>
          <w:rFonts w:eastAsia="Calibri"/>
          <w:u w:val="single"/>
        </w:rPr>
        <w:t xml:space="preserve">a </w:t>
      </w:r>
      <w:r w:rsidRPr="00A9291C">
        <w:rPr>
          <w:rFonts w:eastAsia="Calibri"/>
          <w:iCs/>
          <w:u w:val="single"/>
          <w:bdr w:val="single" w:sz="8" w:space="0" w:color="auto"/>
        </w:rPr>
        <w:t xml:space="preserve">new </w:t>
      </w:r>
      <w:r w:rsidRPr="00A9291C">
        <w:rPr>
          <w:rFonts w:eastAsia="Calibri"/>
          <w:iCs/>
          <w:highlight w:val="cyan"/>
          <w:u w:val="single"/>
          <w:bdr w:val="single" w:sz="8" w:space="0" w:color="auto"/>
        </w:rPr>
        <w:t>CFT</w:t>
      </w:r>
      <w:r w:rsidRPr="00A9291C">
        <w:rPr>
          <w:rFonts w:eastAsia="Calibri"/>
          <w:sz w:val="16"/>
        </w:rPr>
        <w:t xml:space="preserve">, </w:t>
      </w:r>
      <w:r w:rsidRPr="00A9291C">
        <w:rPr>
          <w:rFonts w:eastAsia="Calibri"/>
          <w:highlight w:val="cyan"/>
          <w:u w:val="single"/>
        </w:rPr>
        <w:t xml:space="preserve">focused on </w:t>
      </w:r>
      <w:r w:rsidRPr="00A9291C">
        <w:rPr>
          <w:rFonts w:eastAsia="Calibri"/>
          <w:iCs/>
          <w:u w:val="single"/>
          <w:bdr w:val="single" w:sz="8" w:space="0" w:color="auto"/>
        </w:rPr>
        <w:t xml:space="preserve">contested </w:t>
      </w:r>
      <w:r w:rsidRPr="00A9291C">
        <w:rPr>
          <w:rFonts w:eastAsia="Calibri"/>
          <w:iCs/>
          <w:highlight w:val="cyan"/>
          <w:u w:val="single"/>
          <w:bdr w:val="single" w:sz="8" w:space="0" w:color="auto"/>
        </w:rPr>
        <w:t>logistics</w:t>
      </w:r>
      <w:r w:rsidRPr="00A9291C">
        <w:rPr>
          <w:rFonts w:eastAsia="Calibri"/>
          <w:sz w:val="16"/>
        </w:rPr>
        <w:t xml:space="preserve"> with portfolios centered on lines of effort that will be announced </w:t>
      </w:r>
      <w:proofErr w:type="gramStart"/>
      <w:r w:rsidRPr="00A9291C">
        <w:rPr>
          <w:rFonts w:eastAsia="Calibri"/>
          <w:sz w:val="16"/>
        </w:rPr>
        <w:t>at a later date</w:t>
      </w:r>
      <w:proofErr w:type="gramEnd"/>
      <w:r w:rsidRPr="00A9291C">
        <w:rPr>
          <w:rFonts w:eastAsia="Calibri"/>
          <w:sz w:val="16"/>
        </w:rPr>
        <w:t>.</w:t>
      </w:r>
    </w:p>
    <w:p w14:paraId="0DFDEE54" w14:textId="77777777" w:rsidR="00A9291C" w:rsidRPr="00A9291C" w:rsidRDefault="00A9291C" w:rsidP="00A9291C">
      <w:pPr>
        <w:rPr>
          <w:rFonts w:eastAsia="Calibri"/>
          <w:sz w:val="16"/>
        </w:rPr>
      </w:pPr>
      <w:r w:rsidRPr="00A9291C">
        <w:rPr>
          <w:rFonts w:eastAsia="Calibri"/>
          <w:sz w:val="16"/>
        </w:rPr>
        <w:t>“</w:t>
      </w:r>
      <w:r w:rsidRPr="00A9291C">
        <w:rPr>
          <w:rFonts w:eastAsia="Calibri"/>
          <w:u w:val="single"/>
        </w:rPr>
        <w:t xml:space="preserve">It will have the mission to work the portfolio of </w:t>
      </w:r>
      <w:r w:rsidRPr="00A9291C">
        <w:rPr>
          <w:rFonts w:eastAsia="Calibri"/>
          <w:iCs/>
          <w:u w:val="single"/>
          <w:bdr w:val="single" w:sz="8" w:space="0" w:color="auto"/>
        </w:rPr>
        <w:t>contested logistics</w:t>
      </w:r>
      <w:r w:rsidRPr="00A9291C">
        <w:rPr>
          <w:rFonts w:eastAsia="Calibri"/>
          <w:sz w:val="16"/>
        </w:rPr>
        <w:t>,” Lt. Gen. Christopher Mohan, deputy commanding general of AMC, told Defense News in an interview just ahead of the symposium. “</w:t>
      </w:r>
      <w:r w:rsidRPr="00A9291C">
        <w:rPr>
          <w:rFonts w:eastAsia="Calibri"/>
          <w:u w:val="single"/>
        </w:rPr>
        <w:t xml:space="preserve">But it will also integrate sustainment into the </w:t>
      </w:r>
      <w:r w:rsidRPr="00A9291C">
        <w:rPr>
          <w:rFonts w:eastAsia="Calibri"/>
          <w:iCs/>
          <w:u w:val="single"/>
          <w:bdr w:val="single" w:sz="8" w:space="0" w:color="auto"/>
        </w:rPr>
        <w:t>rest of the CFTs</w:t>
      </w:r>
      <w:r w:rsidRPr="00A9291C">
        <w:rPr>
          <w:rFonts w:eastAsia="Calibri"/>
          <w:sz w:val="16"/>
        </w:rPr>
        <w:t>.”</w:t>
      </w:r>
    </w:p>
    <w:p w14:paraId="61ACBF77" w14:textId="77777777" w:rsidR="00A9291C" w:rsidRPr="00A9291C" w:rsidRDefault="00A9291C" w:rsidP="00A9291C">
      <w:pPr>
        <w:rPr>
          <w:rFonts w:eastAsia="Calibri"/>
          <w:sz w:val="16"/>
        </w:rPr>
      </w:pPr>
      <w:r w:rsidRPr="00A9291C">
        <w:rPr>
          <w:rFonts w:eastAsia="Calibri"/>
          <w:sz w:val="16"/>
        </w:rPr>
        <w:t>Eye on the Pacific</w:t>
      </w:r>
    </w:p>
    <w:p w14:paraId="3B3A25DA" w14:textId="77777777" w:rsidR="00A9291C" w:rsidRPr="00A9291C" w:rsidRDefault="00A9291C" w:rsidP="00A9291C">
      <w:pPr>
        <w:rPr>
          <w:rFonts w:eastAsia="Calibri"/>
          <w:sz w:val="16"/>
        </w:rPr>
      </w:pPr>
      <w:r w:rsidRPr="00A9291C">
        <w:rPr>
          <w:rFonts w:eastAsia="Calibri"/>
          <w:u w:val="single"/>
        </w:rPr>
        <w:t xml:space="preserve">As the </w:t>
      </w:r>
      <w:r w:rsidRPr="00A9291C">
        <w:rPr>
          <w:rFonts w:eastAsia="Calibri"/>
          <w:highlight w:val="cyan"/>
          <w:u w:val="single"/>
        </w:rPr>
        <w:t xml:space="preserve">Army </w:t>
      </w:r>
      <w:r w:rsidRPr="00A9291C">
        <w:rPr>
          <w:rFonts w:eastAsia="Calibri"/>
          <w:iCs/>
          <w:u w:val="single"/>
          <w:bdr w:val="single" w:sz="8" w:space="0" w:color="auto"/>
        </w:rPr>
        <w:t>works out</w:t>
      </w:r>
      <w:r w:rsidRPr="00A9291C">
        <w:rPr>
          <w:rFonts w:eastAsia="Calibri"/>
          <w:u w:val="single"/>
        </w:rPr>
        <w:t xml:space="preserve"> a strategy and an </w:t>
      </w:r>
      <w:r w:rsidRPr="00A9291C">
        <w:rPr>
          <w:rFonts w:eastAsia="Calibri"/>
          <w:iCs/>
          <w:u w:val="single"/>
          <w:bdr w:val="single" w:sz="8" w:space="0" w:color="auto"/>
        </w:rPr>
        <w:t>execution plan</w:t>
      </w:r>
      <w:r w:rsidRPr="00A9291C">
        <w:rPr>
          <w:rFonts w:eastAsia="Calibri"/>
          <w:u w:val="single"/>
        </w:rPr>
        <w:t xml:space="preserve"> for preparing </w:t>
      </w:r>
      <w:r w:rsidRPr="00A9291C">
        <w:rPr>
          <w:rFonts w:eastAsia="Calibri"/>
          <w:iCs/>
          <w:u w:val="single"/>
          <w:bdr w:val="single" w:sz="8" w:space="0" w:color="auto"/>
        </w:rPr>
        <w:t>logistics operations</w:t>
      </w:r>
      <w:r w:rsidRPr="00A9291C">
        <w:rPr>
          <w:rFonts w:eastAsia="Calibri"/>
          <w:sz w:val="16"/>
        </w:rPr>
        <w:t xml:space="preserve"> in contested environments, </w:t>
      </w:r>
      <w:r w:rsidRPr="00A9291C">
        <w:rPr>
          <w:rFonts w:eastAsia="Calibri"/>
          <w:u w:val="single"/>
        </w:rPr>
        <w:t xml:space="preserve">it will </w:t>
      </w:r>
      <w:r w:rsidRPr="00A9291C">
        <w:rPr>
          <w:rFonts w:eastAsia="Calibri"/>
          <w:highlight w:val="cyan"/>
          <w:u w:val="single"/>
        </w:rPr>
        <w:t xml:space="preserve">focus </w:t>
      </w:r>
      <w:r w:rsidRPr="00A9291C">
        <w:rPr>
          <w:rFonts w:eastAsia="Calibri"/>
          <w:u w:val="single"/>
        </w:rPr>
        <w:t xml:space="preserve">specifically </w:t>
      </w:r>
      <w:r w:rsidRPr="00A9291C">
        <w:rPr>
          <w:rFonts w:eastAsia="Calibri"/>
          <w:highlight w:val="cyan"/>
          <w:u w:val="single"/>
        </w:rPr>
        <w:t>on</w:t>
      </w:r>
      <w:r w:rsidRPr="00A9291C">
        <w:rPr>
          <w:rFonts w:eastAsia="Calibri"/>
          <w:u w:val="single"/>
        </w:rPr>
        <w:t xml:space="preserve"> the </w:t>
      </w:r>
      <w:r w:rsidRPr="00A9291C">
        <w:rPr>
          <w:rFonts w:eastAsia="Calibri"/>
          <w:highlight w:val="cyan"/>
          <w:u w:val="single"/>
        </w:rPr>
        <w:t xml:space="preserve">Indo-Pacific </w:t>
      </w:r>
      <w:r w:rsidRPr="00A9291C">
        <w:rPr>
          <w:rFonts w:eastAsia="Calibri"/>
          <w:u w:val="single"/>
        </w:rPr>
        <w:t xml:space="preserve">theater </w:t>
      </w:r>
      <w:r w:rsidRPr="00A9291C">
        <w:rPr>
          <w:rFonts w:eastAsia="Calibri"/>
          <w:highlight w:val="cyan"/>
          <w:u w:val="single"/>
        </w:rPr>
        <w:t xml:space="preserve">with </w:t>
      </w:r>
      <w:r w:rsidRPr="00A9291C">
        <w:rPr>
          <w:rFonts w:eastAsia="Calibri"/>
          <w:u w:val="single"/>
        </w:rPr>
        <w:t xml:space="preserve">an </w:t>
      </w:r>
      <w:r w:rsidRPr="00A9291C">
        <w:rPr>
          <w:rFonts w:eastAsia="Calibri"/>
          <w:highlight w:val="cyan"/>
          <w:u w:val="single"/>
        </w:rPr>
        <w:t xml:space="preserve">eye on </w:t>
      </w:r>
      <w:r w:rsidRPr="00A9291C">
        <w:rPr>
          <w:rFonts w:eastAsia="Calibri"/>
          <w:iCs/>
          <w:highlight w:val="cyan"/>
          <w:u w:val="single"/>
          <w:bdr w:val="single" w:sz="8" w:space="0" w:color="auto"/>
        </w:rPr>
        <w:t>fully fleshing</w:t>
      </w:r>
      <w:r w:rsidRPr="00A9291C">
        <w:rPr>
          <w:rFonts w:eastAsia="Calibri"/>
          <w:iCs/>
          <w:u w:val="single"/>
          <w:bdr w:val="single" w:sz="8" w:space="0" w:color="auto"/>
        </w:rPr>
        <w:t xml:space="preserve"> out </w:t>
      </w:r>
      <w:r w:rsidRPr="00A9291C">
        <w:rPr>
          <w:rFonts w:eastAsia="Calibri"/>
          <w:iCs/>
          <w:highlight w:val="cyan"/>
          <w:u w:val="single"/>
          <w:bdr w:val="single" w:sz="8" w:space="0" w:color="auto"/>
        </w:rPr>
        <w:t>capabilities</w:t>
      </w:r>
      <w:r w:rsidRPr="00A9291C">
        <w:rPr>
          <w:rFonts w:eastAsia="Calibri"/>
          <w:sz w:val="16"/>
        </w:rPr>
        <w:t xml:space="preserve"> across the force by 2040, Mohan said.</w:t>
      </w:r>
    </w:p>
    <w:p w14:paraId="40CAEC12" w14:textId="77777777" w:rsidR="00A9291C" w:rsidRPr="00A9291C" w:rsidRDefault="00A9291C" w:rsidP="00A9291C">
      <w:pPr>
        <w:rPr>
          <w:rFonts w:eastAsia="Calibri"/>
          <w:sz w:val="16"/>
        </w:rPr>
      </w:pPr>
      <w:r w:rsidRPr="00A9291C">
        <w:rPr>
          <w:rFonts w:eastAsia="Calibri"/>
          <w:sz w:val="16"/>
        </w:rPr>
        <w:t>“We’re really focused on INDO-PACOM. That is probably our hardest fight to sustain just based upon the sheer geographical distances and the fact that there’s so much water out there,” he said.</w:t>
      </w:r>
    </w:p>
    <w:p w14:paraId="43CF3A24" w14:textId="77777777" w:rsidR="00A9291C" w:rsidRPr="00A9291C" w:rsidRDefault="00A9291C" w:rsidP="00A9291C">
      <w:pPr>
        <w:rPr>
          <w:rFonts w:eastAsia="Calibri"/>
          <w:sz w:val="16"/>
        </w:rPr>
      </w:pPr>
      <w:r w:rsidRPr="00A9291C">
        <w:rPr>
          <w:rFonts w:eastAsia="Calibri"/>
          <w:u w:val="single"/>
        </w:rPr>
        <w:t xml:space="preserve">This doesn’t mean the Army </w:t>
      </w:r>
      <w:r w:rsidRPr="00A9291C">
        <w:rPr>
          <w:rFonts w:eastAsia="Calibri"/>
          <w:iCs/>
          <w:u w:val="single"/>
          <w:bdr w:val="single" w:sz="8" w:space="0" w:color="auto"/>
        </w:rPr>
        <w:t>isn’t focused on other regions</w:t>
      </w:r>
      <w:r w:rsidRPr="00A9291C">
        <w:rPr>
          <w:rFonts w:eastAsia="Calibri"/>
          <w:u w:val="single"/>
        </w:rPr>
        <w:t xml:space="preserve"> like Europe or on what it is doing to </w:t>
      </w:r>
      <w:r w:rsidRPr="00A9291C">
        <w:rPr>
          <w:rFonts w:eastAsia="Calibri"/>
          <w:iCs/>
          <w:u w:val="single"/>
          <w:bdr w:val="single" w:sz="8" w:space="0" w:color="auto"/>
        </w:rPr>
        <w:t>help Ukraine</w:t>
      </w:r>
      <w:r w:rsidRPr="00A9291C">
        <w:rPr>
          <w:rFonts w:eastAsia="Calibri"/>
          <w:sz w:val="16"/>
        </w:rPr>
        <w:t xml:space="preserve"> in its fight against Russian invaders, he noted, “but increasingly you’ll see budget decisions are being made that are starting to steer us towards our pacing threat and that’s no surprise.”</w:t>
      </w:r>
    </w:p>
    <w:p w14:paraId="7FF65B7A" w14:textId="77777777" w:rsidR="00A9291C" w:rsidRPr="00A9291C" w:rsidRDefault="00A9291C" w:rsidP="00A9291C">
      <w:pPr>
        <w:rPr>
          <w:rFonts w:eastAsia="Calibri"/>
          <w:sz w:val="16"/>
        </w:rPr>
      </w:pPr>
      <w:r w:rsidRPr="00A9291C">
        <w:rPr>
          <w:rFonts w:eastAsia="Calibri"/>
          <w:sz w:val="16"/>
        </w:rPr>
        <w:t>The National Defense Strategy, released in 2022, is focused primarily on an increasingly aggressive China as that pacing threat.</w:t>
      </w:r>
    </w:p>
    <w:p w14:paraId="292066CF" w14:textId="77777777" w:rsidR="00A9291C" w:rsidRPr="00A9291C" w:rsidRDefault="00A9291C" w:rsidP="00A9291C">
      <w:pPr>
        <w:rPr>
          <w:rFonts w:eastAsia="Calibri"/>
          <w:sz w:val="16"/>
        </w:rPr>
      </w:pPr>
      <w:r w:rsidRPr="00A9291C">
        <w:rPr>
          <w:rFonts w:eastAsia="Calibri"/>
          <w:sz w:val="16"/>
        </w:rPr>
        <w:t>A series of war games will begin in a few weeks in the INDO-PACOM theater that will be focused on sustainment, according to Mohan, and AMC will participate and work through major issues to consider.</w:t>
      </w:r>
    </w:p>
    <w:p w14:paraId="5B14E70B" w14:textId="77777777" w:rsidR="00A9291C" w:rsidRPr="00A9291C" w:rsidRDefault="00A9291C" w:rsidP="00A9291C">
      <w:pPr>
        <w:rPr>
          <w:rFonts w:eastAsia="Calibri"/>
          <w:sz w:val="16"/>
        </w:rPr>
      </w:pPr>
      <w:r w:rsidRPr="00A9291C">
        <w:rPr>
          <w:rFonts w:eastAsia="Calibri"/>
          <w:sz w:val="16"/>
        </w:rPr>
        <w:t>The U.S. continues to announce additional basing and is working to develop relationships in the region that will aid the Army’s logistics tail there.</w:t>
      </w:r>
    </w:p>
    <w:p w14:paraId="4BF074A6" w14:textId="77777777" w:rsidR="00A9291C" w:rsidRPr="00A9291C" w:rsidRDefault="00A9291C" w:rsidP="00A9291C">
      <w:pPr>
        <w:rPr>
          <w:rFonts w:eastAsia="Calibri"/>
          <w:sz w:val="16"/>
        </w:rPr>
      </w:pPr>
      <w:r w:rsidRPr="00A9291C">
        <w:rPr>
          <w:rFonts w:eastAsia="Calibri"/>
          <w:sz w:val="16"/>
        </w:rPr>
        <w:t>“Every time we have an additional base is an additional potential dilemma for our adversary,” Mohan said.</w:t>
      </w:r>
    </w:p>
    <w:p w14:paraId="62B7F478" w14:textId="77777777" w:rsidR="00A9291C" w:rsidRPr="00A9291C" w:rsidRDefault="00A9291C" w:rsidP="00A9291C">
      <w:pPr>
        <w:rPr>
          <w:rFonts w:eastAsia="Calibri"/>
          <w:sz w:val="16"/>
        </w:rPr>
      </w:pPr>
      <w:r w:rsidRPr="00A9291C">
        <w:rPr>
          <w:rFonts w:eastAsia="Calibri"/>
          <w:u w:val="single"/>
        </w:rPr>
        <w:t xml:space="preserve">The Army is also considering how it will </w:t>
      </w:r>
      <w:r w:rsidRPr="00A9291C">
        <w:rPr>
          <w:rFonts w:eastAsia="Calibri"/>
          <w:highlight w:val="cyan"/>
          <w:u w:val="single"/>
        </w:rPr>
        <w:t xml:space="preserve">modernize </w:t>
      </w:r>
      <w:r w:rsidRPr="00A9291C">
        <w:rPr>
          <w:rFonts w:eastAsia="Calibri"/>
          <w:iCs/>
          <w:u w:val="single"/>
          <w:bdr w:val="single" w:sz="8" w:space="0" w:color="auto"/>
        </w:rPr>
        <w:t xml:space="preserve">prepositioned </w:t>
      </w:r>
      <w:r w:rsidRPr="00A9291C">
        <w:rPr>
          <w:rFonts w:eastAsia="Calibri"/>
          <w:iCs/>
          <w:highlight w:val="cyan"/>
          <w:u w:val="single"/>
          <w:bdr w:val="single" w:sz="8" w:space="0" w:color="auto"/>
        </w:rPr>
        <w:t>stocks</w:t>
      </w:r>
      <w:r w:rsidRPr="00A9291C">
        <w:rPr>
          <w:rFonts w:eastAsia="Calibri"/>
          <w:sz w:val="16"/>
        </w:rPr>
        <w:t xml:space="preserve"> there </w:t>
      </w:r>
      <w:r w:rsidRPr="00A9291C">
        <w:rPr>
          <w:rFonts w:eastAsia="Calibri"/>
          <w:highlight w:val="cyan"/>
          <w:u w:val="single"/>
        </w:rPr>
        <w:t>from</w:t>
      </w:r>
      <w:r w:rsidRPr="00A9291C">
        <w:rPr>
          <w:rFonts w:eastAsia="Calibri"/>
          <w:u w:val="single"/>
        </w:rPr>
        <w:t xml:space="preserve"> the possibility of </w:t>
      </w:r>
      <w:r w:rsidRPr="00A9291C">
        <w:rPr>
          <w:rFonts w:eastAsia="Calibri"/>
          <w:iCs/>
          <w:highlight w:val="cyan"/>
          <w:u w:val="single"/>
          <w:bdr w:val="single" w:sz="8" w:space="0" w:color="auto"/>
        </w:rPr>
        <w:t xml:space="preserve">expanding </w:t>
      </w:r>
      <w:r w:rsidRPr="00A9291C">
        <w:rPr>
          <w:rFonts w:eastAsia="Calibri"/>
          <w:iCs/>
          <w:u w:val="single"/>
          <w:bdr w:val="single" w:sz="8" w:space="0" w:color="auto"/>
        </w:rPr>
        <w:t xml:space="preserve">the </w:t>
      </w:r>
      <w:r w:rsidRPr="00A9291C">
        <w:rPr>
          <w:rFonts w:eastAsia="Calibri"/>
          <w:iCs/>
          <w:highlight w:val="cyan"/>
          <w:u w:val="single"/>
          <w:bdr w:val="single" w:sz="8" w:space="0" w:color="auto"/>
        </w:rPr>
        <w:t>amount</w:t>
      </w:r>
      <w:r w:rsidRPr="00A9291C">
        <w:rPr>
          <w:rFonts w:eastAsia="Calibri"/>
          <w:sz w:val="16"/>
        </w:rPr>
        <w:t xml:space="preserve">, </w:t>
      </w:r>
      <w:r w:rsidRPr="00A9291C">
        <w:rPr>
          <w:rFonts w:eastAsia="Calibri"/>
          <w:highlight w:val="cyan"/>
          <w:u w:val="single"/>
        </w:rPr>
        <w:t>to</w:t>
      </w:r>
      <w:r w:rsidRPr="00A9291C">
        <w:rPr>
          <w:rFonts w:eastAsia="Calibri"/>
          <w:u w:val="single"/>
        </w:rPr>
        <w:t xml:space="preserve"> the potential of </w:t>
      </w:r>
      <w:r w:rsidRPr="00A9291C">
        <w:rPr>
          <w:rFonts w:eastAsia="Calibri"/>
          <w:iCs/>
          <w:highlight w:val="cyan"/>
          <w:u w:val="single"/>
          <w:bdr w:val="single" w:sz="8" w:space="0" w:color="auto"/>
        </w:rPr>
        <w:t>expanding locations</w:t>
      </w:r>
      <w:r w:rsidRPr="00A9291C">
        <w:rPr>
          <w:rFonts w:eastAsia="Calibri"/>
          <w:sz w:val="16"/>
        </w:rPr>
        <w:t xml:space="preserve"> where equipment is stored.</w:t>
      </w:r>
    </w:p>
    <w:p w14:paraId="462A9C93" w14:textId="77777777" w:rsidR="00A9291C" w:rsidRPr="00A9291C" w:rsidRDefault="00A9291C" w:rsidP="00A9291C">
      <w:pPr>
        <w:rPr>
          <w:rFonts w:eastAsia="Calibri"/>
          <w:sz w:val="16"/>
        </w:rPr>
      </w:pPr>
      <w:r w:rsidRPr="00A9291C">
        <w:rPr>
          <w:rFonts w:eastAsia="Calibri"/>
          <w:sz w:val="16"/>
        </w:rPr>
        <w:t>“</w:t>
      </w:r>
      <w:r w:rsidRPr="00A9291C">
        <w:rPr>
          <w:rFonts w:eastAsia="Calibri"/>
          <w:u w:val="single"/>
        </w:rPr>
        <w:t xml:space="preserve">Maybe not in large sites like we have in </w:t>
      </w:r>
      <w:r w:rsidRPr="00A9291C">
        <w:rPr>
          <w:rFonts w:eastAsia="Calibri"/>
          <w:iCs/>
          <w:u w:val="single"/>
          <w:bdr w:val="single" w:sz="8" w:space="0" w:color="auto"/>
        </w:rPr>
        <w:t>some places</w:t>
      </w:r>
      <w:r w:rsidRPr="00A9291C">
        <w:rPr>
          <w:rFonts w:eastAsia="Calibri"/>
          <w:sz w:val="16"/>
        </w:rPr>
        <w:t xml:space="preserve">, </w:t>
      </w:r>
      <w:r w:rsidRPr="00A9291C">
        <w:rPr>
          <w:rFonts w:eastAsia="Calibri"/>
          <w:u w:val="single"/>
        </w:rPr>
        <w:t xml:space="preserve">but maybe in </w:t>
      </w:r>
      <w:r w:rsidRPr="00A9291C">
        <w:rPr>
          <w:rFonts w:eastAsia="Calibri"/>
          <w:iCs/>
          <w:u w:val="single"/>
          <w:bdr w:val="single" w:sz="8" w:space="0" w:color="auto"/>
        </w:rPr>
        <w:t>smaller locations</w:t>
      </w:r>
      <w:r w:rsidRPr="00A9291C">
        <w:rPr>
          <w:rFonts w:eastAsia="Calibri"/>
          <w:sz w:val="16"/>
        </w:rPr>
        <w:t xml:space="preserve"> that are more dispersed,” Mohan said.</w:t>
      </w:r>
    </w:p>
    <w:p w14:paraId="6BC58C57" w14:textId="77777777" w:rsidR="00A9291C" w:rsidRPr="00A9291C" w:rsidRDefault="00A9291C" w:rsidP="00A9291C">
      <w:pPr>
        <w:rPr>
          <w:rFonts w:eastAsia="Aptos"/>
        </w:rPr>
      </w:pPr>
    </w:p>
    <w:p w14:paraId="14A5D6C0" w14:textId="77777777" w:rsidR="00A9291C" w:rsidRPr="00A9291C" w:rsidRDefault="00A9291C" w:rsidP="00A9291C">
      <w:pPr>
        <w:keepNext/>
        <w:keepLines/>
        <w:spacing w:before="40" w:after="0"/>
        <w:outlineLvl w:val="3"/>
        <w:rPr>
          <w:rFonts w:eastAsia="Times New Roman" w:cs="Times New Roman"/>
          <w:b/>
          <w:iCs/>
          <w:sz w:val="26"/>
        </w:rPr>
      </w:pPr>
      <w:r w:rsidRPr="00A9291C">
        <w:rPr>
          <w:rFonts w:eastAsia="Times New Roman" w:cs="Times New Roman"/>
          <w:b/>
          <w:iCs/>
          <w:sz w:val="26"/>
        </w:rPr>
        <w:t xml:space="preserve">The private sector solves </w:t>
      </w:r>
      <w:r w:rsidRPr="00A9291C">
        <w:rPr>
          <w:rFonts w:eastAsia="Times New Roman" w:cs="Times New Roman"/>
          <w:b/>
          <w:iCs/>
          <w:sz w:val="26"/>
          <w:u w:val="single"/>
        </w:rPr>
        <w:t>now</w:t>
      </w:r>
      <w:r w:rsidRPr="00A9291C">
        <w:rPr>
          <w:rFonts w:eastAsia="Times New Roman" w:cs="Times New Roman"/>
          <w:bCs/>
          <w:iCs/>
          <w:sz w:val="26"/>
        </w:rPr>
        <w:t xml:space="preserve">, especially after </w:t>
      </w:r>
      <w:r w:rsidRPr="00A9291C">
        <w:rPr>
          <w:rFonts w:eastAsia="Times New Roman" w:cs="Times New Roman"/>
          <w:bCs/>
          <w:iCs/>
          <w:sz w:val="26"/>
          <w:u w:val="single"/>
        </w:rPr>
        <w:t>National Guard</w:t>
      </w:r>
      <w:r w:rsidRPr="00A9291C">
        <w:rPr>
          <w:rFonts w:eastAsia="Times New Roman" w:cs="Times New Roman"/>
          <w:bCs/>
          <w:iCs/>
          <w:sz w:val="26"/>
        </w:rPr>
        <w:t xml:space="preserve"> deployments.</w:t>
      </w:r>
    </w:p>
    <w:p w14:paraId="392C4204" w14:textId="77777777" w:rsidR="00A9291C" w:rsidRPr="00A9291C" w:rsidRDefault="00A9291C" w:rsidP="00A9291C">
      <w:pPr>
        <w:rPr>
          <w:rFonts w:eastAsia="Aptos"/>
        </w:rPr>
      </w:pPr>
      <w:r w:rsidRPr="00A9291C">
        <w:rPr>
          <w:rFonts w:eastAsia="Aptos"/>
        </w:rPr>
        <w:t xml:space="preserve">Albert </w:t>
      </w:r>
      <w:r w:rsidRPr="00A9291C">
        <w:rPr>
          <w:rFonts w:eastAsia="Aptos"/>
          <w:b/>
          <w:bCs/>
          <w:sz w:val="26"/>
        </w:rPr>
        <w:t>Fox 25</w:t>
      </w:r>
      <w:r w:rsidRPr="00A9291C">
        <w:rPr>
          <w:rFonts w:eastAsia="Aptos"/>
        </w:rPr>
        <w:t>, financial writer at AInvest, 6/15/2025, “Fortifying Defense: Strategic Investments in Military Logistics Amid Rising Tensions,” AInvest, https://www.ainvest.com/news/fortifying-defense-strategic-investments-military-logistics-rising-tensions-2506/, JL</w:t>
      </w:r>
    </w:p>
    <w:p w14:paraId="71ED6B1E" w14:textId="77777777" w:rsidR="00A9291C" w:rsidRPr="00A9291C" w:rsidRDefault="00A9291C" w:rsidP="00A9291C">
      <w:pPr>
        <w:rPr>
          <w:rFonts w:eastAsia="Aptos"/>
          <w:sz w:val="16"/>
        </w:rPr>
      </w:pPr>
      <w:r w:rsidRPr="00A9291C">
        <w:rPr>
          <w:rFonts w:eastAsia="Aptos"/>
          <w:sz w:val="16"/>
        </w:rPr>
        <w:t xml:space="preserve">The </w:t>
      </w:r>
      <w:r w:rsidRPr="00A9291C">
        <w:rPr>
          <w:rFonts w:eastAsia="Aptos"/>
          <w:u w:val="single"/>
        </w:rPr>
        <w:t xml:space="preserve">escalating federal-state </w:t>
      </w:r>
      <w:r w:rsidRPr="00A9291C">
        <w:rPr>
          <w:rFonts w:eastAsia="Aptos"/>
          <w:highlight w:val="cyan"/>
          <w:u w:val="single"/>
        </w:rPr>
        <w:t>tensions</w:t>
      </w:r>
      <w:r w:rsidRPr="00A9291C">
        <w:rPr>
          <w:rFonts w:eastAsia="Aptos"/>
          <w:sz w:val="16"/>
        </w:rPr>
        <w:t xml:space="preserve"> over National Guard deployments, particularly in 2025, </w:t>
      </w:r>
      <w:r w:rsidRPr="00A9291C">
        <w:rPr>
          <w:rFonts w:eastAsia="Aptos"/>
          <w:u w:val="single"/>
        </w:rPr>
        <w:t xml:space="preserve">have </w:t>
      </w:r>
      <w:r w:rsidRPr="00A9291C">
        <w:rPr>
          <w:rFonts w:eastAsia="Aptos"/>
          <w:highlight w:val="cyan"/>
          <w:u w:val="single"/>
        </w:rPr>
        <w:t>create</w:t>
      </w:r>
      <w:r w:rsidRPr="00A9291C">
        <w:rPr>
          <w:rFonts w:eastAsia="Aptos"/>
          <w:u w:val="single"/>
        </w:rPr>
        <w:t xml:space="preserve">d a critical </w:t>
      </w:r>
      <w:r w:rsidRPr="00A9291C">
        <w:rPr>
          <w:rFonts w:eastAsia="Aptos"/>
          <w:highlight w:val="cyan"/>
          <w:u w:val="single"/>
        </w:rPr>
        <w:t xml:space="preserve">inflection point for </w:t>
      </w:r>
      <w:r w:rsidRPr="00A9291C">
        <w:rPr>
          <w:rFonts w:eastAsia="Aptos"/>
          <w:u w:val="single"/>
        </w:rPr>
        <w:t xml:space="preserve">U.S. military </w:t>
      </w:r>
      <w:r w:rsidRPr="00A9291C">
        <w:rPr>
          <w:rFonts w:eastAsia="Aptos"/>
          <w:b/>
          <w:iCs/>
          <w:highlight w:val="cyan"/>
          <w:u w:val="single"/>
        </w:rPr>
        <w:t>logistics</w:t>
      </w:r>
      <w:r w:rsidRPr="00A9291C">
        <w:rPr>
          <w:rFonts w:eastAsia="Aptos"/>
          <w:b/>
          <w:iCs/>
          <w:u w:val="single"/>
        </w:rPr>
        <w:t xml:space="preserve"> and infrastructure</w:t>
      </w:r>
      <w:r w:rsidRPr="00A9291C">
        <w:rPr>
          <w:rFonts w:eastAsia="Aptos"/>
          <w:sz w:val="16"/>
        </w:rPr>
        <w:t xml:space="preserve"> firms. </w:t>
      </w:r>
      <w:r w:rsidRPr="00A9291C">
        <w:rPr>
          <w:rFonts w:eastAsia="Aptos"/>
          <w:u w:val="single"/>
        </w:rPr>
        <w:t>As legal battles over federal authority</w:t>
      </w:r>
      <w:r w:rsidRPr="00A9291C">
        <w:rPr>
          <w:rFonts w:eastAsia="Aptos"/>
          <w:sz w:val="16"/>
        </w:rPr>
        <w:t xml:space="preserve"> and state </w:t>
      </w:r>
      <w:r w:rsidRPr="00A9291C">
        <w:rPr>
          <w:rFonts w:eastAsia="Aptos"/>
          <w:u w:val="single"/>
        </w:rPr>
        <w:t xml:space="preserve">sovereignty collide with </w:t>
      </w:r>
      <w:r w:rsidRPr="00A9291C">
        <w:rPr>
          <w:rFonts w:eastAsia="Aptos"/>
          <w:highlight w:val="cyan"/>
          <w:u w:val="single"/>
        </w:rPr>
        <w:t xml:space="preserve">growing demands for </w:t>
      </w:r>
      <w:r w:rsidRPr="00A9291C">
        <w:rPr>
          <w:rFonts w:eastAsia="Aptos"/>
          <w:u w:val="single"/>
        </w:rPr>
        <w:t xml:space="preserve">domestic </w:t>
      </w:r>
      <w:r w:rsidRPr="00A9291C">
        <w:rPr>
          <w:rFonts w:eastAsia="Aptos"/>
          <w:b/>
          <w:iCs/>
          <w:highlight w:val="cyan"/>
          <w:u w:val="single"/>
        </w:rPr>
        <w:t>military mobilization</w:t>
      </w:r>
      <w:r w:rsidRPr="00A9291C">
        <w:rPr>
          <w:rFonts w:eastAsia="Aptos"/>
          <w:sz w:val="16"/>
        </w:rPr>
        <w:t xml:space="preserve">, </w:t>
      </w:r>
      <w:r w:rsidRPr="00A9291C">
        <w:rPr>
          <w:rFonts w:eastAsia="Aptos"/>
          <w:highlight w:val="cyan"/>
          <w:u w:val="single"/>
        </w:rPr>
        <w:t>investors</w:t>
      </w:r>
      <w:r w:rsidRPr="00A9291C">
        <w:rPr>
          <w:rFonts w:eastAsia="Aptos"/>
          <w:sz w:val="16"/>
        </w:rPr>
        <w:t xml:space="preserve"> should </w:t>
      </w:r>
      <w:r w:rsidRPr="00A9291C">
        <w:rPr>
          <w:rFonts w:eastAsia="Aptos"/>
          <w:highlight w:val="cyan"/>
          <w:u w:val="single"/>
        </w:rPr>
        <w:t xml:space="preserve">focus on companies </w:t>
      </w:r>
      <w:r w:rsidRPr="00A9291C">
        <w:rPr>
          <w:rFonts w:eastAsia="Aptos"/>
          <w:b/>
          <w:iCs/>
          <w:u w:val="single"/>
        </w:rPr>
        <w:t xml:space="preserve">positioned </w:t>
      </w:r>
      <w:r w:rsidRPr="00A9291C">
        <w:rPr>
          <w:rFonts w:eastAsia="Aptos"/>
          <w:b/>
          <w:iCs/>
          <w:highlight w:val="cyan"/>
          <w:u w:val="single"/>
        </w:rPr>
        <w:t>to capitalize</w:t>
      </w:r>
      <w:r w:rsidRPr="00A9291C">
        <w:rPr>
          <w:rFonts w:eastAsia="Aptos"/>
          <w:u w:val="single"/>
        </w:rPr>
        <w:t xml:space="preserve"> </w:t>
      </w:r>
      <w:r w:rsidRPr="00A9291C">
        <w:rPr>
          <w:rFonts w:eastAsia="Aptos"/>
          <w:highlight w:val="cyan"/>
          <w:u w:val="single"/>
        </w:rPr>
        <w:t>on</w:t>
      </w:r>
      <w:r w:rsidRPr="00A9291C">
        <w:rPr>
          <w:rFonts w:eastAsia="Aptos"/>
          <w:u w:val="single"/>
        </w:rPr>
        <w:t xml:space="preserve"> this shifting </w:t>
      </w:r>
      <w:r w:rsidRPr="00A9291C">
        <w:rPr>
          <w:rFonts w:eastAsia="Aptos"/>
          <w:highlight w:val="cyan"/>
          <w:u w:val="single"/>
        </w:rPr>
        <w:t>landscape</w:t>
      </w:r>
      <w:r w:rsidRPr="00A9291C">
        <w:rPr>
          <w:rFonts w:eastAsia="Aptos"/>
          <w:sz w:val="16"/>
        </w:rPr>
        <w:t xml:space="preserve">. The stakes are high: the </w:t>
      </w:r>
      <w:r w:rsidRPr="00A9291C">
        <w:rPr>
          <w:rFonts w:eastAsia="Aptos"/>
          <w:highlight w:val="cyan"/>
          <w:u w:val="single"/>
        </w:rPr>
        <w:t xml:space="preserve">National Guard Bureau's </w:t>
      </w:r>
      <w:r w:rsidRPr="00A9291C">
        <w:rPr>
          <w:rFonts w:eastAsia="Aptos"/>
          <w:u w:val="single"/>
        </w:rPr>
        <w:t xml:space="preserve">recent </w:t>
      </w:r>
      <w:r w:rsidRPr="00A9291C">
        <w:rPr>
          <w:rFonts w:eastAsia="Aptos"/>
          <w:b/>
          <w:iCs/>
          <w:highlight w:val="cyan"/>
          <w:u w:val="single"/>
        </w:rPr>
        <w:t>$10</w:t>
      </w:r>
      <w:r w:rsidRPr="00A9291C">
        <w:rPr>
          <w:rFonts w:eastAsia="Aptos"/>
          <w:b/>
          <w:iCs/>
          <w:u w:val="single"/>
        </w:rPr>
        <w:t xml:space="preserve">.3 </w:t>
      </w:r>
      <w:r w:rsidRPr="00A9291C">
        <w:rPr>
          <w:rFonts w:eastAsia="Aptos"/>
          <w:b/>
          <w:iCs/>
          <w:highlight w:val="cyan"/>
          <w:u w:val="single"/>
        </w:rPr>
        <w:t>billion</w:t>
      </w:r>
      <w:r w:rsidRPr="00A9291C">
        <w:rPr>
          <w:rFonts w:eastAsia="Aptos"/>
          <w:sz w:val="16"/>
        </w:rPr>
        <w:t xml:space="preserve"> security </w:t>
      </w:r>
      <w:proofErr w:type="gramStart"/>
      <w:r w:rsidRPr="00A9291C">
        <w:rPr>
          <w:rFonts w:eastAsia="Aptos"/>
          <w:sz w:val="16"/>
        </w:rPr>
        <w:t xml:space="preserve">services </w:t>
      </w:r>
      <w:r w:rsidRPr="00A9291C">
        <w:rPr>
          <w:rFonts w:eastAsia="Aptos"/>
          <w:u w:val="single"/>
        </w:rPr>
        <w:t>contract</w:t>
      </w:r>
      <w:r w:rsidRPr="00A9291C">
        <w:rPr>
          <w:rFonts w:eastAsia="Aptos"/>
          <w:sz w:val="16"/>
        </w:rPr>
        <w:t>—awarded</w:t>
      </w:r>
      <w:proofErr w:type="gramEnd"/>
      <w:r w:rsidRPr="00A9291C">
        <w:rPr>
          <w:rFonts w:eastAsia="Aptos"/>
          <w:sz w:val="16"/>
        </w:rPr>
        <w:t xml:space="preserve"> to firms like GardaWorld and Allied Universal—</w:t>
      </w:r>
      <w:r w:rsidRPr="00A9291C">
        <w:rPr>
          <w:rFonts w:eastAsia="Aptos"/>
          <w:highlight w:val="cyan"/>
          <w:u w:val="single"/>
        </w:rPr>
        <w:t>signals</w:t>
      </w:r>
      <w:r w:rsidRPr="00A9291C">
        <w:rPr>
          <w:rFonts w:eastAsia="Aptos"/>
          <w:u w:val="single"/>
        </w:rPr>
        <w:t xml:space="preserve"> a </w:t>
      </w:r>
      <w:r w:rsidRPr="00A9291C">
        <w:rPr>
          <w:rFonts w:eastAsia="Aptos"/>
          <w:highlight w:val="cyan"/>
          <w:u w:val="single"/>
        </w:rPr>
        <w:t>surge in</w:t>
      </w:r>
      <w:r w:rsidRPr="00A9291C">
        <w:rPr>
          <w:rFonts w:eastAsia="Aptos"/>
          <w:u w:val="single"/>
        </w:rPr>
        <w:t xml:space="preserve"> demand for </w:t>
      </w:r>
      <w:r w:rsidRPr="00A9291C">
        <w:rPr>
          <w:rFonts w:eastAsia="Aptos"/>
          <w:b/>
          <w:iCs/>
          <w:highlight w:val="cyan"/>
          <w:u w:val="single"/>
        </w:rPr>
        <w:t xml:space="preserve">logistics </w:t>
      </w:r>
      <w:r w:rsidRPr="00A9291C">
        <w:rPr>
          <w:rFonts w:eastAsia="Aptos"/>
          <w:b/>
          <w:iCs/>
          <w:u w:val="single"/>
        </w:rPr>
        <w:t xml:space="preserve">and </w:t>
      </w:r>
      <w:r w:rsidRPr="00A9291C">
        <w:rPr>
          <w:rFonts w:eastAsia="Aptos"/>
          <w:b/>
          <w:iCs/>
          <w:highlight w:val="cyan"/>
          <w:u w:val="single"/>
        </w:rPr>
        <w:t>infrastructure</w:t>
      </w:r>
      <w:r w:rsidRPr="00A9291C">
        <w:rPr>
          <w:rFonts w:eastAsia="Aptos"/>
          <w:sz w:val="16"/>
        </w:rPr>
        <w:t xml:space="preserve"> support. Below, we analyze the opportunities and risks for investors. </w:t>
      </w:r>
    </w:p>
    <w:p w14:paraId="3C334BAB" w14:textId="77777777" w:rsidR="00A9291C" w:rsidRPr="00A9291C" w:rsidRDefault="00A9291C" w:rsidP="00A9291C">
      <w:pPr>
        <w:rPr>
          <w:rFonts w:eastAsia="Aptos"/>
          <w:sz w:val="16"/>
        </w:rPr>
      </w:pPr>
      <w:r w:rsidRPr="00A9291C">
        <w:rPr>
          <w:rFonts w:eastAsia="Aptos"/>
          <w:sz w:val="16"/>
        </w:rPr>
        <w:t>The Legal and Political Catalyst: Federal vs. State Power Struggles</w:t>
      </w:r>
    </w:p>
    <w:p w14:paraId="16EABD02" w14:textId="77777777" w:rsidR="00A9291C" w:rsidRPr="00A9291C" w:rsidRDefault="00A9291C" w:rsidP="00A9291C">
      <w:pPr>
        <w:rPr>
          <w:rFonts w:eastAsia="Aptos"/>
          <w:sz w:val="16"/>
        </w:rPr>
      </w:pPr>
      <w:r w:rsidRPr="00A9291C">
        <w:rPr>
          <w:rFonts w:eastAsia="Aptos"/>
          <w:sz w:val="16"/>
        </w:rPr>
        <w:t xml:space="preserve">The deployment of National Guard troops to Los Angeles in 2025 under Section 12406 of Title 10 marked a break from historical precedents. While critics argue this oversteps constitutional boundaries, the </w:t>
      </w:r>
      <w:r w:rsidRPr="00A9291C">
        <w:rPr>
          <w:rFonts w:eastAsia="Aptos"/>
          <w:u w:val="single"/>
        </w:rPr>
        <w:t xml:space="preserve">move underscores a </w:t>
      </w:r>
      <w:r w:rsidRPr="00A9291C">
        <w:rPr>
          <w:rFonts w:eastAsia="Aptos"/>
          <w:b/>
          <w:iCs/>
          <w:u w:val="single"/>
        </w:rPr>
        <w:t>broader trend</w:t>
      </w:r>
      <w:r w:rsidRPr="00A9291C">
        <w:rPr>
          <w:rFonts w:eastAsia="Aptos"/>
          <w:sz w:val="16"/>
        </w:rPr>
        <w:t xml:space="preserve">: the </w:t>
      </w:r>
      <w:r w:rsidRPr="00A9291C">
        <w:rPr>
          <w:rFonts w:eastAsia="Aptos"/>
          <w:b/>
          <w:iCs/>
          <w:u w:val="single"/>
        </w:rPr>
        <w:t>federal</w:t>
      </w:r>
      <w:r w:rsidRPr="00A9291C">
        <w:rPr>
          <w:rFonts w:eastAsia="Aptos"/>
          <w:b/>
          <w:iCs/>
          <w:highlight w:val="cyan"/>
          <w:u w:val="single"/>
        </w:rPr>
        <w:t xml:space="preserve"> government's</w:t>
      </w:r>
      <w:r w:rsidRPr="00A9291C">
        <w:rPr>
          <w:rFonts w:eastAsia="Aptos"/>
          <w:u w:val="single"/>
        </w:rPr>
        <w:t xml:space="preserve"> increasing </w:t>
      </w:r>
      <w:r w:rsidRPr="00A9291C">
        <w:rPr>
          <w:rFonts w:eastAsia="Aptos"/>
          <w:highlight w:val="cyan"/>
          <w:u w:val="single"/>
        </w:rPr>
        <w:t xml:space="preserve">reliance on </w:t>
      </w:r>
      <w:r w:rsidRPr="00A9291C">
        <w:rPr>
          <w:rFonts w:eastAsia="Aptos"/>
          <w:b/>
          <w:iCs/>
          <w:u w:val="single"/>
        </w:rPr>
        <w:t xml:space="preserve">military </w:t>
      </w:r>
      <w:r w:rsidRPr="00A9291C">
        <w:rPr>
          <w:rFonts w:eastAsia="Aptos"/>
          <w:b/>
          <w:iCs/>
          <w:highlight w:val="cyan"/>
          <w:u w:val="single"/>
        </w:rPr>
        <w:t>logistics</w:t>
      </w:r>
      <w:r w:rsidRPr="00A9291C">
        <w:rPr>
          <w:rFonts w:eastAsia="Aptos"/>
          <w:sz w:val="16"/>
        </w:rPr>
        <w:t xml:space="preserve"> to address domestic unrest. </w:t>
      </w:r>
      <w:r w:rsidRPr="00A9291C">
        <w:rPr>
          <w:rFonts w:eastAsia="Aptos"/>
          <w:u w:val="single"/>
        </w:rPr>
        <w:t xml:space="preserve">Even as legal </w:t>
      </w:r>
      <w:proofErr w:type="gramStart"/>
      <w:r w:rsidRPr="00A9291C">
        <w:rPr>
          <w:rFonts w:eastAsia="Aptos"/>
          <w:u w:val="single"/>
        </w:rPr>
        <w:t>challenges loom</w:t>
      </w:r>
      <w:r w:rsidRPr="00A9291C">
        <w:rPr>
          <w:rFonts w:eastAsia="Aptos"/>
          <w:sz w:val="16"/>
        </w:rPr>
        <w:t>—</w:t>
      </w:r>
      <w:proofErr w:type="gramEnd"/>
      <w:r w:rsidRPr="00A9291C">
        <w:rPr>
          <w:rFonts w:eastAsia="Aptos"/>
          <w:sz w:val="16"/>
        </w:rPr>
        <w:t>such as California's lawsuit against federal overreach—</w:t>
      </w:r>
      <w:r w:rsidRPr="00A9291C">
        <w:rPr>
          <w:rFonts w:eastAsia="Aptos"/>
          <w:u w:val="single"/>
        </w:rPr>
        <w:t xml:space="preserve">the Pentagon's logistical </w:t>
      </w:r>
      <w:r w:rsidRPr="00A9291C">
        <w:rPr>
          <w:rFonts w:eastAsia="Aptos"/>
          <w:highlight w:val="cyan"/>
          <w:u w:val="single"/>
        </w:rPr>
        <w:t>needs</w:t>
      </w:r>
      <w:r w:rsidRPr="00A9291C">
        <w:rPr>
          <w:rFonts w:eastAsia="Aptos"/>
          <w:u w:val="single"/>
        </w:rPr>
        <w:t xml:space="preserve"> are </w:t>
      </w:r>
      <w:r w:rsidRPr="00A9291C">
        <w:rPr>
          <w:rFonts w:eastAsia="Aptos"/>
          <w:b/>
          <w:iCs/>
          <w:highlight w:val="cyan"/>
          <w:u w:val="single"/>
        </w:rPr>
        <w:t>unlikely to diminish</w:t>
      </w:r>
      <w:r w:rsidRPr="00A9291C">
        <w:rPr>
          <w:rFonts w:eastAsia="Aptos"/>
          <w:sz w:val="16"/>
        </w:rPr>
        <w:t xml:space="preserve">. </w:t>
      </w:r>
      <w:r w:rsidRPr="00A9291C">
        <w:rPr>
          <w:rFonts w:eastAsia="Aptos"/>
          <w:u w:val="single"/>
        </w:rPr>
        <w:t xml:space="preserve">This </w:t>
      </w:r>
      <w:r w:rsidRPr="00A9291C">
        <w:rPr>
          <w:rFonts w:eastAsia="Aptos"/>
          <w:highlight w:val="cyan"/>
          <w:u w:val="single"/>
        </w:rPr>
        <w:t xml:space="preserve">creates </w:t>
      </w:r>
      <w:r w:rsidRPr="00A9291C">
        <w:rPr>
          <w:rFonts w:eastAsia="Aptos"/>
          <w:u w:val="single"/>
        </w:rPr>
        <w:t xml:space="preserve">a </w:t>
      </w:r>
      <w:r w:rsidRPr="00A9291C">
        <w:rPr>
          <w:rFonts w:eastAsia="Aptos"/>
          <w:b/>
          <w:iCs/>
          <w:u w:val="single"/>
        </w:rPr>
        <w:t xml:space="preserve">clear </w:t>
      </w:r>
      <w:r w:rsidRPr="00A9291C">
        <w:rPr>
          <w:rFonts w:eastAsia="Aptos"/>
          <w:b/>
          <w:iCs/>
          <w:highlight w:val="cyan"/>
          <w:u w:val="single"/>
        </w:rPr>
        <w:t>tailwind</w:t>
      </w:r>
      <w:r w:rsidRPr="00A9291C">
        <w:rPr>
          <w:rFonts w:eastAsia="Aptos"/>
          <w:u w:val="single"/>
        </w:rPr>
        <w:t xml:space="preserve"> </w:t>
      </w:r>
      <w:r w:rsidRPr="00A9291C">
        <w:rPr>
          <w:rFonts w:eastAsia="Aptos"/>
          <w:highlight w:val="cyan"/>
          <w:u w:val="single"/>
        </w:rPr>
        <w:t xml:space="preserve">for </w:t>
      </w:r>
      <w:r w:rsidRPr="00A9291C">
        <w:rPr>
          <w:rFonts w:eastAsia="Aptos"/>
          <w:b/>
          <w:iCs/>
          <w:highlight w:val="cyan"/>
          <w:u w:val="single"/>
        </w:rPr>
        <w:t>companies</w:t>
      </w:r>
      <w:r w:rsidRPr="00A9291C">
        <w:rPr>
          <w:rFonts w:eastAsia="Aptos"/>
          <w:u w:val="single"/>
        </w:rPr>
        <w:t xml:space="preserve"> </w:t>
      </w:r>
      <w:r w:rsidRPr="00A9291C">
        <w:rPr>
          <w:rFonts w:eastAsia="Aptos"/>
          <w:highlight w:val="cyan"/>
          <w:u w:val="single"/>
        </w:rPr>
        <w:t>that provide</w:t>
      </w:r>
      <w:r w:rsidRPr="00A9291C">
        <w:rPr>
          <w:rFonts w:eastAsia="Aptos"/>
          <w:u w:val="single"/>
        </w:rPr>
        <w:t xml:space="preserve"> the backbone of U.S. </w:t>
      </w:r>
      <w:r w:rsidRPr="00A9291C">
        <w:rPr>
          <w:rFonts w:eastAsia="Aptos"/>
          <w:b/>
          <w:iCs/>
          <w:highlight w:val="cyan"/>
          <w:u w:val="single"/>
        </w:rPr>
        <w:t>military infrastructure</w:t>
      </w:r>
      <w:r w:rsidRPr="00A9291C">
        <w:rPr>
          <w:rFonts w:eastAsia="Aptos"/>
          <w:sz w:val="16"/>
        </w:rPr>
        <w:t>.</w:t>
      </w:r>
    </w:p>
    <w:p w14:paraId="4661C00E" w14:textId="77777777" w:rsidR="00A9291C" w:rsidRPr="00A9291C" w:rsidRDefault="00A9291C" w:rsidP="00A9291C">
      <w:pPr>
        <w:keepNext/>
        <w:keepLines/>
        <w:pageBreakBefore/>
        <w:spacing w:before="200"/>
        <w:jc w:val="center"/>
        <w:outlineLvl w:val="2"/>
        <w:rPr>
          <w:rFonts w:eastAsia="Times New Roman"/>
          <w:b/>
          <w:sz w:val="32"/>
          <w:u w:val="single"/>
        </w:rPr>
      </w:pPr>
      <w:r w:rsidRPr="00A9291C">
        <w:rPr>
          <w:rFonts w:eastAsia="Times New Roman"/>
          <w:b/>
          <w:sz w:val="32"/>
          <w:u w:val="single"/>
        </w:rPr>
        <w:t>AT: Taiwan War---1NC</w:t>
      </w:r>
    </w:p>
    <w:p w14:paraId="2F11BA1F" w14:textId="77777777" w:rsidR="00A9291C" w:rsidRPr="00A9291C" w:rsidRDefault="00A9291C" w:rsidP="00A9291C">
      <w:pPr>
        <w:keepNext/>
        <w:keepLines/>
        <w:spacing w:before="200"/>
        <w:outlineLvl w:val="3"/>
        <w:rPr>
          <w:rFonts w:eastAsia="Times New Roman"/>
          <w:b/>
          <w:iCs/>
          <w:sz w:val="26"/>
        </w:rPr>
      </w:pPr>
      <w:r w:rsidRPr="00A9291C">
        <w:rPr>
          <w:rFonts w:eastAsia="Times New Roman"/>
          <w:b/>
          <w:iCs/>
          <w:sz w:val="26"/>
        </w:rPr>
        <w:t xml:space="preserve">No Taiwan </w:t>
      </w:r>
      <w:proofErr w:type="gramStart"/>
      <w:r w:rsidRPr="00A9291C">
        <w:rPr>
          <w:rFonts w:eastAsia="Times New Roman"/>
          <w:b/>
          <w:iCs/>
          <w:sz w:val="26"/>
        </w:rPr>
        <w:t>war</w:t>
      </w:r>
      <w:proofErr w:type="gramEnd"/>
      <w:r w:rsidRPr="00A9291C">
        <w:rPr>
          <w:rFonts w:eastAsia="Times New Roman"/>
          <w:b/>
          <w:iCs/>
          <w:sz w:val="26"/>
        </w:rPr>
        <w:t xml:space="preserve">---prefer </w:t>
      </w:r>
      <w:r w:rsidRPr="00A9291C">
        <w:rPr>
          <w:rFonts w:eastAsia="Times New Roman"/>
          <w:b/>
          <w:iCs/>
          <w:sz w:val="26"/>
          <w:u w:val="single"/>
        </w:rPr>
        <w:t>scholarly consensus</w:t>
      </w:r>
      <w:r w:rsidRPr="00A9291C">
        <w:rPr>
          <w:rFonts w:eastAsia="Times New Roman"/>
          <w:b/>
          <w:iCs/>
          <w:sz w:val="26"/>
        </w:rPr>
        <w:t xml:space="preserve"> over one-off </w:t>
      </w:r>
      <w:r w:rsidRPr="00A9291C">
        <w:rPr>
          <w:rFonts w:eastAsia="Times New Roman"/>
          <w:b/>
          <w:iCs/>
          <w:sz w:val="26"/>
          <w:u w:val="single"/>
        </w:rPr>
        <w:t>exaggerations</w:t>
      </w:r>
      <w:r w:rsidRPr="00A9291C">
        <w:rPr>
          <w:rFonts w:eastAsia="Times New Roman"/>
          <w:b/>
          <w:iCs/>
          <w:sz w:val="26"/>
        </w:rPr>
        <w:t xml:space="preserve">. </w:t>
      </w:r>
    </w:p>
    <w:p w14:paraId="561DF35A" w14:textId="77777777" w:rsidR="00A9291C" w:rsidRPr="00A9291C" w:rsidRDefault="00A9291C" w:rsidP="00A9291C">
      <w:pPr>
        <w:rPr>
          <w:rFonts w:eastAsia="Calibri"/>
        </w:rPr>
      </w:pPr>
      <w:r w:rsidRPr="00A9291C">
        <w:rPr>
          <w:rFonts w:eastAsia="Calibri"/>
          <w:b/>
          <w:bCs/>
          <w:sz w:val="26"/>
        </w:rPr>
        <w:t>von Sydow ’24</w:t>
      </w:r>
      <w:r w:rsidRPr="00A9291C">
        <w:rPr>
          <w:rFonts w:eastAsia="Calibri"/>
        </w:rPr>
        <w:t xml:space="preserve"> [Alexis von Sydow; February 23; Analyst at the Swedish National China Centre; The Diplomat, “Most Experts Agree: China Isn’t About to Invade Taiwan”] </w:t>
      </w:r>
    </w:p>
    <w:p w14:paraId="560DB775" w14:textId="77777777" w:rsidR="00A9291C" w:rsidRPr="00A9291C" w:rsidRDefault="00A9291C" w:rsidP="00A9291C">
      <w:pPr>
        <w:rPr>
          <w:rFonts w:eastAsia="Calibri"/>
        </w:rPr>
      </w:pPr>
      <w:r w:rsidRPr="00A9291C">
        <w:rPr>
          <w:rFonts w:eastAsia="Calibri"/>
          <w:sz w:val="16"/>
        </w:rPr>
        <w:t xml:space="preserve">Is a Chinese invasion of Taiwan tomorrow’s Ukraine war? The parallels between the two cases, where a </w:t>
      </w:r>
      <w:proofErr w:type="gramStart"/>
      <w:r w:rsidRPr="00A9291C">
        <w:rPr>
          <w:rFonts w:eastAsia="Calibri"/>
          <w:sz w:val="16"/>
        </w:rPr>
        <w:t>revisionist power stands</w:t>
      </w:r>
      <w:proofErr w:type="gramEnd"/>
      <w:r w:rsidRPr="00A9291C">
        <w:rPr>
          <w:rFonts w:eastAsia="Calibri"/>
          <w:sz w:val="16"/>
        </w:rPr>
        <w:t xml:space="preserve"> poised to pounce on a vulnerable neighbor, make it a scenario that is now feared by many. </w:t>
      </w:r>
      <w:r w:rsidRPr="00A9291C">
        <w:rPr>
          <w:rFonts w:eastAsia="Calibri"/>
          <w:u w:val="single"/>
        </w:rPr>
        <w:t xml:space="preserve">Sometimes, an </w:t>
      </w:r>
      <w:r w:rsidRPr="00A9291C">
        <w:rPr>
          <w:rFonts w:eastAsia="Calibri"/>
          <w:iCs/>
          <w:highlight w:val="cyan"/>
          <w:u w:val="single"/>
          <w:bdr w:val="single" w:sz="8" w:space="0" w:color="auto"/>
        </w:rPr>
        <w:t>invasion of Taiwan</w:t>
      </w:r>
      <w:r w:rsidRPr="00A9291C">
        <w:rPr>
          <w:rFonts w:eastAsia="Calibri"/>
          <w:u w:val="single"/>
        </w:rPr>
        <w:t xml:space="preserve"> by China is even </w:t>
      </w:r>
      <w:r w:rsidRPr="00A9291C">
        <w:rPr>
          <w:rFonts w:eastAsia="Calibri"/>
          <w:highlight w:val="cyan"/>
          <w:u w:val="single"/>
        </w:rPr>
        <w:t>treated</w:t>
      </w:r>
      <w:r w:rsidRPr="00A9291C">
        <w:rPr>
          <w:rFonts w:eastAsia="Calibri"/>
          <w:u w:val="single"/>
        </w:rPr>
        <w:t xml:space="preserve"> almost </w:t>
      </w:r>
      <w:r w:rsidRPr="00A9291C">
        <w:rPr>
          <w:rFonts w:eastAsia="Calibri"/>
          <w:highlight w:val="cyan"/>
          <w:u w:val="single"/>
        </w:rPr>
        <w:t xml:space="preserve">as </w:t>
      </w:r>
      <w:r w:rsidRPr="00A9291C">
        <w:rPr>
          <w:rFonts w:eastAsia="Calibri"/>
          <w:u w:val="single"/>
        </w:rPr>
        <w:t xml:space="preserve">a </w:t>
      </w:r>
      <w:r w:rsidRPr="00A9291C">
        <w:rPr>
          <w:rFonts w:eastAsia="Calibri"/>
          <w:iCs/>
          <w:u w:val="single"/>
          <w:bdr w:val="single" w:sz="8" w:space="0" w:color="auto"/>
        </w:rPr>
        <w:t>foregone conclusion</w:t>
      </w:r>
      <w:r w:rsidRPr="00A9291C">
        <w:rPr>
          <w:rFonts w:eastAsia="Calibri"/>
          <w:u w:val="single"/>
        </w:rPr>
        <w:t>, a question of “</w:t>
      </w:r>
      <w:r w:rsidRPr="00A9291C">
        <w:rPr>
          <w:rFonts w:eastAsia="Calibri"/>
          <w:iCs/>
          <w:highlight w:val="cyan"/>
          <w:u w:val="single"/>
          <w:bdr w:val="single" w:sz="8" w:space="0" w:color="auto"/>
        </w:rPr>
        <w:t>when</w:t>
      </w:r>
      <w:r w:rsidRPr="00A9291C">
        <w:rPr>
          <w:rFonts w:eastAsia="Calibri"/>
          <w:highlight w:val="cyan"/>
          <w:u w:val="single"/>
        </w:rPr>
        <w:t>” rather than “</w:t>
      </w:r>
      <w:r w:rsidRPr="00A9291C">
        <w:rPr>
          <w:rFonts w:eastAsia="Calibri"/>
          <w:iCs/>
          <w:highlight w:val="cyan"/>
          <w:u w:val="single"/>
          <w:bdr w:val="single" w:sz="8" w:space="0" w:color="auto"/>
        </w:rPr>
        <w:t>if</w:t>
      </w:r>
      <w:r w:rsidRPr="00A9291C">
        <w:rPr>
          <w:rFonts w:eastAsia="Calibri"/>
          <w:u w:val="single"/>
        </w:rPr>
        <w:t>.</w:t>
      </w:r>
      <w:r w:rsidRPr="00A9291C">
        <w:rPr>
          <w:rFonts w:eastAsia="Calibri"/>
          <w:sz w:val="16"/>
        </w:rPr>
        <w:t>”</w:t>
      </w:r>
      <w:r w:rsidRPr="00A9291C">
        <w:rPr>
          <w:rFonts w:eastAsia="Calibri"/>
        </w:rPr>
        <w:t xml:space="preserve"> </w:t>
      </w:r>
      <w:r w:rsidRPr="00A9291C">
        <w:rPr>
          <w:rFonts w:eastAsia="Calibri"/>
          <w:sz w:val="16"/>
        </w:rPr>
        <w:t xml:space="preserve">Especially within military circles, </w:t>
      </w:r>
      <w:r w:rsidRPr="00A9291C">
        <w:rPr>
          <w:rFonts w:eastAsia="Calibri"/>
          <w:u w:val="single"/>
        </w:rPr>
        <w:t xml:space="preserve">predictions of a </w:t>
      </w:r>
      <w:r w:rsidRPr="00A9291C">
        <w:rPr>
          <w:rFonts w:eastAsia="Calibri"/>
          <w:iCs/>
          <w:u w:val="single"/>
          <w:bdr w:val="single" w:sz="8" w:space="0" w:color="auto"/>
        </w:rPr>
        <w:t>China-U.S. war</w:t>
      </w:r>
      <w:r w:rsidRPr="00A9291C">
        <w:rPr>
          <w:rFonts w:eastAsia="Calibri"/>
          <w:u w:val="single"/>
        </w:rPr>
        <w:t xml:space="preserve"> over </w:t>
      </w:r>
      <w:r w:rsidRPr="00A9291C">
        <w:rPr>
          <w:rFonts w:eastAsia="Calibri"/>
          <w:iCs/>
          <w:u w:val="single"/>
          <w:bdr w:val="single" w:sz="8" w:space="0" w:color="auto"/>
        </w:rPr>
        <w:t>Taiwan</w:t>
      </w:r>
      <w:r w:rsidRPr="00A9291C">
        <w:rPr>
          <w:rFonts w:eastAsia="Calibri"/>
          <w:u w:val="single"/>
        </w:rPr>
        <w:t xml:space="preserve"> in 2025 or 2027 have become </w:t>
      </w:r>
      <w:r w:rsidRPr="00A9291C">
        <w:rPr>
          <w:rFonts w:eastAsia="Calibri"/>
          <w:iCs/>
          <w:u w:val="single"/>
          <w:bdr w:val="single" w:sz="8" w:space="0" w:color="auto"/>
        </w:rPr>
        <w:t>common currency</w:t>
      </w:r>
      <w:r w:rsidRPr="00A9291C">
        <w:rPr>
          <w:rFonts w:eastAsia="Calibri"/>
          <w:sz w:val="16"/>
        </w:rPr>
        <w:t>. At the same time, other commentators maintain that the risk of war remains low.</w:t>
      </w:r>
    </w:p>
    <w:p w14:paraId="6743F5B1" w14:textId="77777777" w:rsidR="00A9291C" w:rsidRPr="00A9291C" w:rsidRDefault="00A9291C" w:rsidP="00A9291C">
      <w:pPr>
        <w:rPr>
          <w:rFonts w:eastAsia="Calibri"/>
        </w:rPr>
      </w:pPr>
      <w:r w:rsidRPr="00A9291C">
        <w:rPr>
          <w:rFonts w:eastAsia="Calibri"/>
          <w:sz w:val="16"/>
        </w:rPr>
        <w:t xml:space="preserve">How can we adjudicate such claims? One answer is by looking at available forecasts. At the Swedish National China Centre, this is what we have done in a new report. </w:t>
      </w:r>
      <w:r w:rsidRPr="00A9291C">
        <w:rPr>
          <w:rFonts w:eastAsia="Calibri"/>
          <w:u w:val="single"/>
        </w:rPr>
        <w:t xml:space="preserve">For the </w:t>
      </w:r>
      <w:r w:rsidRPr="00A9291C">
        <w:rPr>
          <w:rFonts w:eastAsia="Calibri"/>
          <w:iCs/>
          <w:u w:val="single"/>
          <w:bdr w:val="single" w:sz="8" w:space="0" w:color="auto"/>
        </w:rPr>
        <w:t>first time</w:t>
      </w:r>
      <w:r w:rsidRPr="00A9291C">
        <w:rPr>
          <w:rFonts w:eastAsia="Calibri"/>
          <w:u w:val="single"/>
        </w:rPr>
        <w:t xml:space="preserve">, we have produced an overview of </w:t>
      </w:r>
      <w:r w:rsidRPr="00A9291C">
        <w:rPr>
          <w:rFonts w:eastAsia="Calibri"/>
          <w:iCs/>
          <w:highlight w:val="cyan"/>
          <w:u w:val="single"/>
          <w:bdr w:val="single" w:sz="8" w:space="0" w:color="auto"/>
        </w:rPr>
        <w:t>all</w:t>
      </w:r>
      <w:r w:rsidRPr="00A9291C">
        <w:rPr>
          <w:rFonts w:eastAsia="Calibri"/>
          <w:iCs/>
          <w:u w:val="single"/>
          <w:bdr w:val="single" w:sz="8" w:space="0" w:color="auto"/>
        </w:rPr>
        <w:t xml:space="preserve"> </w:t>
      </w:r>
      <w:r w:rsidRPr="00A9291C">
        <w:rPr>
          <w:rFonts w:eastAsia="Calibri"/>
          <w:iCs/>
          <w:highlight w:val="cyan"/>
          <w:u w:val="single"/>
          <w:bdr w:val="single" w:sz="8" w:space="0" w:color="auto"/>
        </w:rPr>
        <w:t>available forecasts</w:t>
      </w:r>
      <w:r w:rsidRPr="00A9291C">
        <w:rPr>
          <w:rFonts w:eastAsia="Calibri"/>
          <w:sz w:val="16"/>
        </w:rPr>
        <w:t xml:space="preserve"> of a possible Taiwan conflict. We find that the </w:t>
      </w:r>
      <w:r w:rsidRPr="00A9291C">
        <w:rPr>
          <w:rFonts w:eastAsia="Calibri"/>
          <w:u w:val="single"/>
        </w:rPr>
        <w:t xml:space="preserve">results </w:t>
      </w:r>
      <w:r w:rsidRPr="00A9291C">
        <w:rPr>
          <w:rFonts w:eastAsia="Calibri"/>
          <w:iCs/>
          <w:u w:val="single"/>
          <w:bdr w:val="single" w:sz="8" w:space="0" w:color="auto"/>
        </w:rPr>
        <w:t>largely contradict</w:t>
      </w:r>
      <w:r w:rsidRPr="00A9291C">
        <w:rPr>
          <w:rFonts w:eastAsia="Calibri"/>
          <w:u w:val="single"/>
        </w:rPr>
        <w:t xml:space="preserve"> the alarmist position</w:t>
      </w:r>
      <w:r w:rsidRPr="00A9291C">
        <w:rPr>
          <w:rFonts w:eastAsia="Calibri"/>
          <w:sz w:val="16"/>
        </w:rPr>
        <w:t xml:space="preserve">. </w:t>
      </w:r>
      <w:r w:rsidRPr="00A9291C">
        <w:rPr>
          <w:rFonts w:eastAsia="Calibri"/>
          <w:u w:val="single"/>
        </w:rPr>
        <w:t xml:space="preserve">Forecasts </w:t>
      </w:r>
      <w:r w:rsidRPr="00A9291C">
        <w:rPr>
          <w:rFonts w:eastAsia="Calibri"/>
          <w:iCs/>
          <w:highlight w:val="cyan"/>
          <w:u w:val="single"/>
          <w:bdr w:val="single" w:sz="8" w:space="0" w:color="auto"/>
        </w:rPr>
        <w:t>consistently</w:t>
      </w:r>
      <w:r w:rsidRPr="00A9291C">
        <w:rPr>
          <w:rFonts w:eastAsia="Calibri"/>
          <w:highlight w:val="cyan"/>
          <w:u w:val="single"/>
        </w:rPr>
        <w:t xml:space="preserve"> rate </w:t>
      </w:r>
      <w:r w:rsidRPr="00A9291C">
        <w:rPr>
          <w:rFonts w:eastAsia="Calibri"/>
          <w:u w:val="single"/>
        </w:rPr>
        <w:t xml:space="preserve">the </w:t>
      </w:r>
      <w:r w:rsidRPr="00A9291C">
        <w:rPr>
          <w:rFonts w:eastAsia="Calibri"/>
          <w:highlight w:val="cyan"/>
          <w:u w:val="single"/>
        </w:rPr>
        <w:t>risk of</w:t>
      </w:r>
      <w:r w:rsidRPr="00A9291C">
        <w:rPr>
          <w:rFonts w:eastAsia="Calibri"/>
          <w:u w:val="single"/>
        </w:rPr>
        <w:t xml:space="preserve"> </w:t>
      </w:r>
      <w:r w:rsidRPr="00A9291C">
        <w:rPr>
          <w:rFonts w:eastAsia="Calibri"/>
          <w:iCs/>
          <w:u w:val="single"/>
          <w:bdr w:val="single" w:sz="8" w:space="0" w:color="auto"/>
        </w:rPr>
        <w:t xml:space="preserve">armed </w:t>
      </w:r>
      <w:r w:rsidRPr="00A9291C">
        <w:rPr>
          <w:rFonts w:eastAsia="Calibri"/>
          <w:iCs/>
          <w:highlight w:val="cyan"/>
          <w:u w:val="single"/>
          <w:bdr w:val="single" w:sz="8" w:space="0" w:color="auto"/>
        </w:rPr>
        <w:t>conflict</w:t>
      </w:r>
      <w:r w:rsidRPr="00A9291C">
        <w:rPr>
          <w:rFonts w:eastAsia="Calibri"/>
          <w:u w:val="single"/>
        </w:rPr>
        <w:t xml:space="preserve"> in the </w:t>
      </w:r>
      <w:r w:rsidRPr="00A9291C">
        <w:rPr>
          <w:rFonts w:eastAsia="Calibri"/>
          <w:iCs/>
          <w:u w:val="single"/>
          <w:bdr w:val="single" w:sz="8" w:space="0" w:color="auto"/>
        </w:rPr>
        <w:t>Taiwan</w:t>
      </w:r>
      <w:r w:rsidRPr="00A9291C">
        <w:rPr>
          <w:rFonts w:eastAsia="Calibri"/>
          <w:u w:val="single"/>
        </w:rPr>
        <w:t xml:space="preserve"> Strait as </w:t>
      </w:r>
      <w:r w:rsidRPr="00A9291C">
        <w:rPr>
          <w:rFonts w:eastAsia="Calibri"/>
          <w:iCs/>
          <w:highlight w:val="cyan"/>
          <w:u w:val="single"/>
          <w:bdr w:val="single" w:sz="8" w:space="0" w:color="auto"/>
        </w:rPr>
        <w:t>low</w:t>
      </w:r>
      <w:r w:rsidRPr="00A9291C">
        <w:rPr>
          <w:rFonts w:eastAsia="Calibri"/>
          <w:sz w:val="16"/>
        </w:rPr>
        <w:t xml:space="preserve">. </w:t>
      </w:r>
    </w:p>
    <w:p w14:paraId="3535809C" w14:textId="77777777" w:rsidR="00A9291C" w:rsidRPr="00A9291C" w:rsidRDefault="00A9291C" w:rsidP="00A9291C">
      <w:pPr>
        <w:rPr>
          <w:rFonts w:eastAsia="Calibri"/>
        </w:rPr>
      </w:pPr>
      <w:r w:rsidRPr="00A9291C">
        <w:rPr>
          <w:rFonts w:eastAsia="Calibri"/>
          <w:u w:val="single"/>
        </w:rPr>
        <w:t xml:space="preserve">Alarmist commentators </w:t>
      </w:r>
      <w:r w:rsidRPr="00A9291C">
        <w:rPr>
          <w:rFonts w:eastAsia="Calibri"/>
          <w:iCs/>
          <w:u w:val="single"/>
          <w:bdr w:val="single" w:sz="8" w:space="0" w:color="auto"/>
        </w:rPr>
        <w:t>overestimate</w:t>
      </w:r>
      <w:r w:rsidRPr="00A9291C">
        <w:rPr>
          <w:rFonts w:eastAsia="Calibri"/>
          <w:u w:val="single"/>
        </w:rPr>
        <w:t xml:space="preserve"> the risk of war</w:t>
      </w:r>
      <w:r w:rsidRPr="00A9291C">
        <w:rPr>
          <w:rFonts w:eastAsia="Calibri"/>
          <w:sz w:val="16"/>
        </w:rPr>
        <w:t xml:space="preserve"> in at least three important ways.</w:t>
      </w:r>
    </w:p>
    <w:p w14:paraId="6093BD6E" w14:textId="77777777" w:rsidR="00A9291C" w:rsidRPr="00A9291C" w:rsidRDefault="00A9291C" w:rsidP="00A9291C">
      <w:pPr>
        <w:rPr>
          <w:rFonts w:eastAsia="Calibri"/>
        </w:rPr>
      </w:pPr>
      <w:r w:rsidRPr="00A9291C">
        <w:rPr>
          <w:rFonts w:eastAsia="Calibri"/>
          <w:sz w:val="16"/>
        </w:rPr>
        <w:t xml:space="preserve">First, it is often stated that China is arming itself specifically in preparation for a Taiwan invasion. 2027 often figures as a possible date for such an invasion, presumably because this year is an official milestone in the Chinese military’s modernization plans. But the year </w:t>
      </w:r>
      <w:r w:rsidRPr="00A9291C">
        <w:rPr>
          <w:rFonts w:eastAsia="Calibri"/>
          <w:iCs/>
          <w:u w:val="single"/>
          <w:bdr w:val="single" w:sz="8" w:space="0" w:color="auto"/>
        </w:rPr>
        <w:t>2027 hardly figures</w:t>
      </w:r>
      <w:r w:rsidRPr="00A9291C">
        <w:rPr>
          <w:rFonts w:eastAsia="Calibri"/>
          <w:u w:val="single"/>
        </w:rPr>
        <w:t xml:space="preserve"> at all in the scholarly forecasts we have examined</w:t>
      </w:r>
      <w:r w:rsidRPr="00A9291C">
        <w:rPr>
          <w:rFonts w:eastAsia="Calibri"/>
          <w:sz w:val="16"/>
        </w:rPr>
        <w:t xml:space="preserve">. </w:t>
      </w:r>
    </w:p>
    <w:p w14:paraId="1ED72038" w14:textId="77777777" w:rsidR="00A9291C" w:rsidRPr="00A9291C" w:rsidRDefault="00A9291C" w:rsidP="00A9291C">
      <w:pPr>
        <w:rPr>
          <w:rFonts w:eastAsia="Calibri"/>
        </w:rPr>
      </w:pPr>
      <w:r w:rsidRPr="00A9291C">
        <w:rPr>
          <w:rFonts w:eastAsia="Calibri"/>
          <w:sz w:val="16"/>
        </w:rPr>
        <w:t xml:space="preserve">Concerning China’s military modernization, forecasts do point to growing risk, but this is mainly a question of the gradually changing military balance vis-a-vis the United States in the region. A more even military balance inherently means growing risk, but that risk is growing from a very low baseline probability. It is still true that </w:t>
      </w:r>
      <w:r w:rsidRPr="00A9291C">
        <w:rPr>
          <w:rFonts w:eastAsia="Calibri"/>
          <w:highlight w:val="cyan"/>
          <w:u w:val="single"/>
        </w:rPr>
        <w:t xml:space="preserve">China </w:t>
      </w:r>
      <w:r w:rsidRPr="00A9291C">
        <w:rPr>
          <w:rFonts w:eastAsia="Calibri"/>
          <w:iCs/>
          <w:u w:val="single"/>
          <w:bdr w:val="single" w:sz="8" w:space="0" w:color="auto"/>
        </w:rPr>
        <w:t>can</w:t>
      </w:r>
      <w:r w:rsidRPr="00A9291C">
        <w:rPr>
          <w:rFonts w:eastAsia="Calibri"/>
          <w:iCs/>
          <w:highlight w:val="cyan"/>
          <w:u w:val="single"/>
          <w:bdr w:val="single" w:sz="8" w:space="0" w:color="auto"/>
        </w:rPr>
        <w:t xml:space="preserve">not </w:t>
      </w:r>
      <w:r w:rsidRPr="00A9291C">
        <w:rPr>
          <w:rFonts w:eastAsia="Calibri"/>
          <w:iCs/>
          <w:u w:val="single"/>
          <w:bdr w:val="single" w:sz="8" w:space="0" w:color="auto"/>
        </w:rPr>
        <w:t xml:space="preserve">be </w:t>
      </w:r>
      <w:r w:rsidRPr="00A9291C">
        <w:rPr>
          <w:rFonts w:eastAsia="Calibri"/>
          <w:iCs/>
          <w:highlight w:val="cyan"/>
          <w:u w:val="single"/>
          <w:bdr w:val="single" w:sz="8" w:space="0" w:color="auto"/>
        </w:rPr>
        <w:t>confident</w:t>
      </w:r>
      <w:r w:rsidRPr="00A9291C">
        <w:rPr>
          <w:rFonts w:eastAsia="Calibri"/>
          <w:highlight w:val="cyan"/>
          <w:u w:val="single"/>
        </w:rPr>
        <w:t xml:space="preserve"> to win</w:t>
      </w:r>
      <w:r w:rsidRPr="00A9291C">
        <w:rPr>
          <w:rFonts w:eastAsia="Calibri"/>
          <w:u w:val="single"/>
        </w:rPr>
        <w:t xml:space="preserve"> a war with the U.S. over </w:t>
      </w:r>
      <w:r w:rsidRPr="00A9291C">
        <w:rPr>
          <w:rFonts w:eastAsia="Calibri"/>
          <w:iCs/>
          <w:u w:val="single"/>
          <w:bdr w:val="single" w:sz="8" w:space="0" w:color="auto"/>
        </w:rPr>
        <w:t>Taiwan</w:t>
      </w:r>
      <w:r w:rsidRPr="00A9291C">
        <w:rPr>
          <w:rFonts w:eastAsia="Calibri"/>
          <w:u w:val="single"/>
        </w:rPr>
        <w:t xml:space="preserve">, which </w:t>
      </w:r>
      <w:r w:rsidRPr="00A9291C">
        <w:rPr>
          <w:rFonts w:eastAsia="Calibri"/>
          <w:highlight w:val="cyan"/>
          <w:u w:val="single"/>
        </w:rPr>
        <w:t xml:space="preserve">keeps </w:t>
      </w:r>
      <w:r w:rsidRPr="00A9291C">
        <w:rPr>
          <w:rFonts w:eastAsia="Calibri"/>
          <w:iCs/>
          <w:highlight w:val="cyan"/>
          <w:u w:val="single"/>
          <w:bdr w:val="single" w:sz="8" w:space="0" w:color="auto"/>
        </w:rPr>
        <w:t>down</w:t>
      </w:r>
      <w:r w:rsidRPr="00A9291C">
        <w:rPr>
          <w:rFonts w:eastAsia="Calibri"/>
          <w:highlight w:val="cyan"/>
          <w:u w:val="single"/>
        </w:rPr>
        <w:t xml:space="preserve"> </w:t>
      </w:r>
      <w:r w:rsidRPr="00A9291C">
        <w:rPr>
          <w:rFonts w:eastAsia="Calibri"/>
          <w:u w:val="single"/>
        </w:rPr>
        <w:t xml:space="preserve">the </w:t>
      </w:r>
      <w:r w:rsidRPr="00A9291C">
        <w:rPr>
          <w:rFonts w:eastAsia="Calibri"/>
          <w:highlight w:val="cyan"/>
          <w:u w:val="single"/>
        </w:rPr>
        <w:t>risk</w:t>
      </w:r>
      <w:r w:rsidRPr="00A9291C">
        <w:rPr>
          <w:rFonts w:eastAsia="Calibri"/>
          <w:sz w:val="16"/>
        </w:rPr>
        <w:t xml:space="preserve"> for the present.</w:t>
      </w:r>
    </w:p>
    <w:p w14:paraId="3DFBD677" w14:textId="77777777" w:rsidR="00A9291C" w:rsidRPr="00A9291C" w:rsidRDefault="00A9291C" w:rsidP="00A9291C">
      <w:pPr>
        <w:rPr>
          <w:rFonts w:eastAsia="Calibri"/>
        </w:rPr>
      </w:pPr>
      <w:r w:rsidRPr="00A9291C">
        <w:rPr>
          <w:rFonts w:eastAsia="Calibri"/>
          <w:sz w:val="16"/>
        </w:rPr>
        <w:t xml:space="preserve">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w:t>
      </w:r>
      <w:proofErr w:type="gramStart"/>
      <w:r w:rsidRPr="00A9291C">
        <w:rPr>
          <w:rFonts w:eastAsia="Calibri"/>
          <w:sz w:val="16"/>
        </w:rPr>
        <w:t>influence, and</w:t>
      </w:r>
      <w:proofErr w:type="gramEnd"/>
      <w:r w:rsidRPr="00A9291C">
        <w:rPr>
          <w:rFonts w:eastAsia="Calibri"/>
          <w:sz w:val="16"/>
        </w:rPr>
        <w:t xml:space="preserve"> knows that an attack on Taiwan is a military attack on U.S. interests. If China-U.S. rivalry is kept within limits, China has little interest in provoking such a conflict.</w:t>
      </w:r>
    </w:p>
    <w:p w14:paraId="015F7012" w14:textId="77777777" w:rsidR="00A9291C" w:rsidRPr="00A9291C" w:rsidRDefault="00A9291C" w:rsidP="00A9291C">
      <w:pPr>
        <w:rPr>
          <w:rFonts w:eastAsia="Calibri"/>
        </w:rPr>
      </w:pPr>
      <w:r w:rsidRPr="00A9291C">
        <w:rPr>
          <w:rFonts w:eastAsia="Calibri"/>
          <w:sz w:val="16"/>
        </w:rPr>
        <w:t xml:space="preserve">Third, a common narrative among alarmists is the story of the changing Chinese regime. They warn us of China’s increasingly aggressive posture, its growing “assertiveness,” and an alleged ideological turn away from “openness”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“assertiveness” is likely less a matter of ideological change and more a matter of growing capabilities. From this, one might conclude that assumptions of extreme urgency on China’s part are faulty. </w:t>
      </w:r>
    </w:p>
    <w:p w14:paraId="455B180A" w14:textId="77777777" w:rsidR="00A9291C" w:rsidRPr="00A9291C" w:rsidRDefault="00A9291C" w:rsidP="00A9291C">
      <w:pPr>
        <w:rPr>
          <w:rFonts w:eastAsia="Calibri"/>
        </w:rPr>
      </w:pPr>
      <w:r w:rsidRPr="00A9291C">
        <w:rPr>
          <w:rFonts w:eastAsia="Calibri"/>
          <w:sz w:val="16"/>
        </w:rPr>
        <w:t xml:space="preserve">These are the takeaways from available forecasts, and they stand in stark contrast to alarmist predictions from the U.S. military and other actors. They suggest that </w:t>
      </w:r>
      <w:r w:rsidRPr="00A9291C">
        <w:rPr>
          <w:rFonts w:eastAsia="Calibri"/>
          <w:iCs/>
          <w:highlight w:val="cyan"/>
          <w:u w:val="single"/>
          <w:bdr w:val="single" w:sz="8" w:space="0" w:color="auto"/>
        </w:rPr>
        <w:t>alarmist narratives</w:t>
      </w:r>
      <w:r w:rsidRPr="00A9291C">
        <w:rPr>
          <w:rFonts w:eastAsia="Calibri"/>
          <w:u w:val="single"/>
        </w:rPr>
        <w:t xml:space="preserve"> are arrived at by looking at the growing risk of war in </w:t>
      </w:r>
      <w:r w:rsidRPr="00A9291C">
        <w:rPr>
          <w:rFonts w:eastAsia="Calibri"/>
          <w:iCs/>
          <w:u w:val="single"/>
          <w:bdr w:val="single" w:sz="8" w:space="0" w:color="auto"/>
        </w:rPr>
        <w:t>isolation</w:t>
      </w:r>
      <w:r w:rsidRPr="00A9291C">
        <w:rPr>
          <w:rFonts w:eastAsia="Calibri"/>
          <w:u w:val="single"/>
        </w:rPr>
        <w:t xml:space="preserve">, </w:t>
      </w:r>
      <w:r w:rsidRPr="00A9291C">
        <w:rPr>
          <w:rFonts w:eastAsia="Calibri"/>
          <w:highlight w:val="cyan"/>
          <w:u w:val="single"/>
        </w:rPr>
        <w:t xml:space="preserve">without consideration of </w:t>
      </w:r>
      <w:r w:rsidRPr="00A9291C">
        <w:rPr>
          <w:rFonts w:eastAsia="Calibri"/>
          <w:u w:val="single"/>
        </w:rPr>
        <w:t xml:space="preserve">its general </w:t>
      </w:r>
      <w:r w:rsidRPr="00A9291C">
        <w:rPr>
          <w:rFonts w:eastAsia="Calibri"/>
          <w:iCs/>
          <w:highlight w:val="cyan"/>
          <w:u w:val="single"/>
          <w:bdr w:val="single" w:sz="8" w:space="0" w:color="auto"/>
        </w:rPr>
        <w:t xml:space="preserve">low </w:t>
      </w:r>
      <w:r w:rsidRPr="00A9291C">
        <w:rPr>
          <w:rFonts w:eastAsia="Calibri"/>
          <w:iCs/>
          <w:u w:val="single"/>
          <w:bdr w:val="single" w:sz="8" w:space="0" w:color="auto"/>
        </w:rPr>
        <w:t xml:space="preserve">baseline </w:t>
      </w:r>
      <w:r w:rsidRPr="00A9291C">
        <w:rPr>
          <w:rFonts w:eastAsia="Calibri"/>
          <w:iCs/>
          <w:highlight w:val="cyan"/>
          <w:u w:val="single"/>
          <w:bdr w:val="single" w:sz="8" w:space="0" w:color="auto"/>
        </w:rPr>
        <w:t>probability</w:t>
      </w:r>
      <w:r w:rsidRPr="00A9291C">
        <w:rPr>
          <w:rFonts w:eastAsia="Calibri"/>
          <w:sz w:val="16"/>
        </w:rPr>
        <w:t xml:space="preserve">. </w:t>
      </w:r>
      <w:r w:rsidRPr="00A9291C">
        <w:rPr>
          <w:rFonts w:eastAsia="Calibri"/>
          <w:u w:val="single"/>
        </w:rPr>
        <w:t xml:space="preserve">Alarmists also tend to </w:t>
      </w:r>
      <w:r w:rsidRPr="00A9291C">
        <w:rPr>
          <w:rFonts w:eastAsia="Calibri"/>
          <w:iCs/>
          <w:u w:val="single"/>
          <w:bdr w:val="single" w:sz="8" w:space="0" w:color="auto"/>
        </w:rPr>
        <w:t xml:space="preserve">heavily </w:t>
      </w:r>
      <w:r w:rsidRPr="00A9291C">
        <w:rPr>
          <w:rFonts w:eastAsia="Calibri"/>
          <w:iCs/>
          <w:highlight w:val="cyan"/>
          <w:u w:val="single"/>
          <w:bdr w:val="single" w:sz="8" w:space="0" w:color="auto"/>
        </w:rPr>
        <w:t>exaggerate</w:t>
      </w:r>
      <w:r w:rsidRPr="00A9291C">
        <w:rPr>
          <w:rFonts w:eastAsia="Calibri"/>
          <w:u w:val="single"/>
        </w:rPr>
        <w:t xml:space="preserve"> the degree of </w:t>
      </w:r>
      <w:r w:rsidRPr="00A9291C">
        <w:rPr>
          <w:rFonts w:eastAsia="Calibri"/>
          <w:iCs/>
          <w:u w:val="single"/>
          <w:bdr w:val="single" w:sz="8" w:space="0" w:color="auto"/>
        </w:rPr>
        <w:t>internal</w:t>
      </w:r>
      <w:r w:rsidRPr="00A9291C">
        <w:rPr>
          <w:rFonts w:eastAsia="Calibri"/>
          <w:u w:val="single"/>
        </w:rPr>
        <w:t xml:space="preserve"> change caused by </w:t>
      </w:r>
      <w:r w:rsidRPr="00A9291C">
        <w:rPr>
          <w:rFonts w:eastAsia="Calibri"/>
          <w:iCs/>
          <w:highlight w:val="cyan"/>
          <w:u w:val="single"/>
          <w:bdr w:val="single" w:sz="8" w:space="0" w:color="auto"/>
        </w:rPr>
        <w:t>Xi</w:t>
      </w:r>
      <w:r w:rsidRPr="00A9291C">
        <w:rPr>
          <w:rFonts w:eastAsia="Calibri"/>
          <w:u w:val="single"/>
        </w:rPr>
        <w:t xml:space="preserve"> Jinping</w:t>
      </w:r>
      <w:r w:rsidRPr="00A9291C">
        <w:rPr>
          <w:rFonts w:eastAsia="Calibri"/>
          <w:sz w:val="16"/>
        </w:rPr>
        <w:t>, which is a factor that appears doubtful when aggregating forecasts.</w:t>
      </w:r>
    </w:p>
    <w:p w14:paraId="52B605A2" w14:textId="77777777" w:rsidR="00A9291C" w:rsidRPr="00A9291C" w:rsidRDefault="00A9291C" w:rsidP="00A9291C">
      <w:pPr>
        <w:rPr>
          <w:rFonts w:eastAsia="Calibri"/>
        </w:rPr>
      </w:pPr>
      <w:r w:rsidRPr="00A9291C">
        <w:rPr>
          <w:rFonts w:eastAsia="Calibri"/>
          <w:sz w:val="16"/>
        </w:rPr>
        <w:t xml:space="preserve">Moreover, </w:t>
      </w:r>
      <w:r w:rsidRPr="00A9291C">
        <w:rPr>
          <w:rFonts w:eastAsia="Calibri"/>
          <w:u w:val="single"/>
        </w:rPr>
        <w:t xml:space="preserve">even though </w:t>
      </w:r>
      <w:r w:rsidRPr="00A9291C">
        <w:rPr>
          <w:rFonts w:eastAsia="Calibri"/>
          <w:iCs/>
          <w:u w:val="single"/>
          <w:bdr w:val="single" w:sz="8" w:space="0" w:color="auto"/>
        </w:rPr>
        <w:t>available forecasts</w:t>
      </w:r>
      <w:r w:rsidRPr="00A9291C">
        <w:rPr>
          <w:rFonts w:eastAsia="Calibri"/>
          <w:u w:val="single"/>
        </w:rPr>
        <w:t xml:space="preserve"> rate the risk of war as </w:t>
      </w:r>
      <w:r w:rsidRPr="00A9291C">
        <w:rPr>
          <w:rFonts w:eastAsia="Calibri"/>
          <w:iCs/>
          <w:u w:val="single"/>
          <w:bdr w:val="single" w:sz="8" w:space="0" w:color="auto"/>
        </w:rPr>
        <w:t>low</w:t>
      </w:r>
      <w:r w:rsidRPr="00A9291C">
        <w:rPr>
          <w:rFonts w:eastAsia="Calibri"/>
          <w:u w:val="single"/>
        </w:rPr>
        <w:t xml:space="preserve">, they might </w:t>
      </w:r>
      <w:r w:rsidRPr="00A9291C">
        <w:rPr>
          <w:rFonts w:eastAsia="Calibri"/>
          <w:iCs/>
          <w:u w:val="single"/>
          <w:bdr w:val="single" w:sz="8" w:space="0" w:color="auto"/>
        </w:rPr>
        <w:t>still be overestimating</w:t>
      </w:r>
      <w:r w:rsidRPr="00A9291C">
        <w:rPr>
          <w:rFonts w:eastAsia="Calibri"/>
          <w:u w:val="single"/>
        </w:rPr>
        <w:t xml:space="preserve"> it</w:t>
      </w:r>
      <w:r w:rsidRPr="00A9291C">
        <w:rPr>
          <w:rFonts w:eastAsia="Calibri"/>
          <w:sz w:val="16"/>
        </w:rPr>
        <w:t xml:space="preserve">. This is because </w:t>
      </w:r>
      <w:r w:rsidRPr="00A9291C">
        <w:rPr>
          <w:rFonts w:eastAsia="Calibri"/>
          <w:u w:val="single"/>
        </w:rPr>
        <w:t xml:space="preserve">all these forecasts are found in works that study </w:t>
      </w:r>
      <w:r w:rsidRPr="00A9291C">
        <w:rPr>
          <w:rFonts w:eastAsia="Calibri"/>
          <w:iCs/>
          <w:u w:val="single"/>
          <w:bdr w:val="single" w:sz="8" w:space="0" w:color="auto"/>
        </w:rPr>
        <w:t>military issues</w:t>
      </w:r>
      <w:r w:rsidRPr="00A9291C">
        <w:rPr>
          <w:rFonts w:eastAsia="Calibri"/>
          <w:u w:val="single"/>
        </w:rPr>
        <w:t xml:space="preserve"> and </w:t>
      </w:r>
      <w:r w:rsidRPr="00A9291C">
        <w:rPr>
          <w:rFonts w:eastAsia="Calibri"/>
          <w:iCs/>
          <w:u w:val="single"/>
          <w:bdr w:val="single" w:sz="8" w:space="0" w:color="auto"/>
        </w:rPr>
        <w:t>political attitudes</w:t>
      </w:r>
      <w:r w:rsidRPr="00A9291C">
        <w:rPr>
          <w:rFonts w:eastAsia="Calibri"/>
          <w:sz w:val="16"/>
        </w:rPr>
        <w:t xml:space="preserve">. </w:t>
      </w:r>
      <w:r w:rsidRPr="00A9291C">
        <w:rPr>
          <w:rFonts w:eastAsia="Calibri"/>
          <w:u w:val="single"/>
        </w:rPr>
        <w:t xml:space="preserve">But </w:t>
      </w:r>
      <w:r w:rsidRPr="00A9291C">
        <w:rPr>
          <w:rFonts w:eastAsia="Calibri"/>
          <w:iCs/>
          <w:u w:val="single"/>
          <w:bdr w:val="single" w:sz="8" w:space="0" w:color="auto"/>
        </w:rPr>
        <w:t>other things matter</w:t>
      </w:r>
      <w:r w:rsidRPr="00A9291C">
        <w:rPr>
          <w:rFonts w:eastAsia="Calibri"/>
          <w:u w:val="single"/>
        </w:rPr>
        <w:t>, too</w:t>
      </w:r>
      <w:r w:rsidRPr="00A9291C">
        <w:rPr>
          <w:rFonts w:eastAsia="Calibri"/>
          <w:sz w:val="16"/>
        </w:rPr>
        <w:t xml:space="preserve">. </w:t>
      </w:r>
      <w:r w:rsidRPr="00A9291C">
        <w:rPr>
          <w:rFonts w:eastAsia="Calibri"/>
          <w:iCs/>
          <w:highlight w:val="cyan"/>
          <w:u w:val="single"/>
          <w:bdr w:val="single" w:sz="8" w:space="0" w:color="auto"/>
        </w:rPr>
        <w:t>Taiwan’s</w:t>
      </w:r>
      <w:r w:rsidRPr="00A9291C">
        <w:rPr>
          <w:rFonts w:eastAsia="Calibri"/>
          <w:iCs/>
          <w:u w:val="single"/>
          <w:bdr w:val="single" w:sz="8" w:space="0" w:color="auto"/>
        </w:rPr>
        <w:t xml:space="preserve"> crucial role</w:t>
      </w:r>
      <w:r w:rsidRPr="00A9291C">
        <w:rPr>
          <w:rFonts w:eastAsia="Calibri"/>
          <w:u w:val="single"/>
        </w:rPr>
        <w:t xml:space="preserve"> in the </w:t>
      </w:r>
      <w:r w:rsidRPr="00A9291C">
        <w:rPr>
          <w:rFonts w:eastAsia="Calibri"/>
          <w:iCs/>
          <w:highlight w:val="cyan"/>
          <w:u w:val="single"/>
          <w:bdr w:val="single" w:sz="8" w:space="0" w:color="auto"/>
        </w:rPr>
        <w:t>semiconductor</w:t>
      </w:r>
      <w:r w:rsidRPr="00A9291C">
        <w:rPr>
          <w:rFonts w:eastAsia="Calibri"/>
          <w:highlight w:val="cyan"/>
          <w:u w:val="single"/>
        </w:rPr>
        <w:t xml:space="preserve"> industry</w:t>
      </w:r>
      <w:r w:rsidRPr="00A9291C">
        <w:rPr>
          <w:rFonts w:eastAsia="Calibri"/>
          <w:u w:val="single"/>
        </w:rPr>
        <w:t xml:space="preserve"> is well known, and </w:t>
      </w:r>
      <w:r w:rsidRPr="00A9291C">
        <w:rPr>
          <w:rFonts w:eastAsia="Calibri"/>
          <w:highlight w:val="cyan"/>
          <w:u w:val="single"/>
        </w:rPr>
        <w:t>destroying</w:t>
      </w:r>
      <w:r w:rsidRPr="00A9291C">
        <w:rPr>
          <w:rFonts w:eastAsia="Calibri"/>
          <w:u w:val="single"/>
        </w:rPr>
        <w:t xml:space="preserve"> these </w:t>
      </w:r>
      <w:r w:rsidRPr="00A9291C">
        <w:rPr>
          <w:rFonts w:eastAsia="Calibri"/>
          <w:iCs/>
          <w:highlight w:val="cyan"/>
          <w:u w:val="single"/>
          <w:bdr w:val="single" w:sz="8" w:space="0" w:color="auto"/>
        </w:rPr>
        <w:t>supply chains</w:t>
      </w:r>
      <w:r w:rsidRPr="00A9291C">
        <w:rPr>
          <w:rFonts w:eastAsia="Calibri"/>
          <w:u w:val="single"/>
        </w:rPr>
        <w:t xml:space="preserve"> would cost the world economy </w:t>
      </w:r>
      <w:r w:rsidRPr="00A9291C">
        <w:rPr>
          <w:rFonts w:eastAsia="Calibri"/>
          <w:iCs/>
          <w:u w:val="single"/>
          <w:bdr w:val="single" w:sz="8" w:space="0" w:color="auto"/>
        </w:rPr>
        <w:t>trillions of dollars</w:t>
      </w:r>
      <w:r w:rsidRPr="00A9291C">
        <w:rPr>
          <w:rFonts w:eastAsia="Calibri"/>
          <w:sz w:val="16"/>
        </w:rPr>
        <w:t xml:space="preserve"> per year. On top of this comes the effects of the economic warfare that almost certainly would result if China attacked Taiwan. Most estimates conclude </w:t>
      </w:r>
      <w:r w:rsidRPr="00A9291C">
        <w:rPr>
          <w:rFonts w:eastAsia="Calibri"/>
          <w:u w:val="single"/>
        </w:rPr>
        <w:t xml:space="preserve">that such consequences would </w:t>
      </w:r>
      <w:r w:rsidRPr="00A9291C">
        <w:rPr>
          <w:rFonts w:eastAsia="Calibri"/>
          <w:highlight w:val="cyan"/>
          <w:u w:val="single"/>
        </w:rPr>
        <w:t xml:space="preserve">hit </w:t>
      </w:r>
      <w:r w:rsidRPr="00A9291C">
        <w:rPr>
          <w:rFonts w:eastAsia="Calibri"/>
          <w:iCs/>
          <w:highlight w:val="cyan"/>
          <w:u w:val="single"/>
          <w:bdr w:val="single" w:sz="8" w:space="0" w:color="auto"/>
        </w:rPr>
        <w:t>China</w:t>
      </w:r>
      <w:r w:rsidRPr="00A9291C">
        <w:rPr>
          <w:rFonts w:eastAsia="Calibri"/>
          <w:iCs/>
          <w:u w:val="single"/>
          <w:bdr w:val="single" w:sz="8" w:space="0" w:color="auto"/>
        </w:rPr>
        <w:t xml:space="preserve"> even </w:t>
      </w:r>
      <w:r w:rsidRPr="00A9291C">
        <w:rPr>
          <w:rFonts w:eastAsia="Calibri"/>
          <w:iCs/>
          <w:highlight w:val="cyan"/>
          <w:u w:val="single"/>
          <w:bdr w:val="single" w:sz="8" w:space="0" w:color="auto"/>
        </w:rPr>
        <w:t>harder</w:t>
      </w:r>
      <w:r w:rsidRPr="00A9291C">
        <w:rPr>
          <w:rFonts w:eastAsia="Calibri"/>
          <w:highlight w:val="cyan"/>
          <w:u w:val="single"/>
        </w:rPr>
        <w:t xml:space="preserve"> than the West</w:t>
      </w:r>
      <w:r w:rsidRPr="00A9291C">
        <w:rPr>
          <w:rFonts w:eastAsia="Calibri"/>
          <w:sz w:val="16"/>
        </w:rPr>
        <w:t xml:space="preserve">. It is hard to imagine that China does not realize this or refuses to take it into account when weighing the possibility of using force. </w:t>
      </w:r>
      <w:r w:rsidRPr="00A9291C">
        <w:rPr>
          <w:rFonts w:eastAsia="Calibri"/>
          <w:u w:val="single"/>
        </w:rPr>
        <w:t xml:space="preserve">This should </w:t>
      </w:r>
      <w:r w:rsidRPr="00A9291C">
        <w:rPr>
          <w:rFonts w:eastAsia="Calibri"/>
          <w:iCs/>
          <w:u w:val="single"/>
          <w:bdr w:val="single" w:sz="8" w:space="0" w:color="auto"/>
        </w:rPr>
        <w:t>further subtract</w:t>
      </w:r>
      <w:r w:rsidRPr="00A9291C">
        <w:rPr>
          <w:rFonts w:eastAsia="Calibri"/>
          <w:u w:val="single"/>
        </w:rPr>
        <w:t xml:space="preserve"> from the generally </w:t>
      </w:r>
      <w:r w:rsidRPr="00A9291C">
        <w:rPr>
          <w:rFonts w:eastAsia="Calibri"/>
          <w:iCs/>
          <w:u w:val="single"/>
          <w:bdr w:val="single" w:sz="8" w:space="0" w:color="auto"/>
        </w:rPr>
        <w:t>low level of risk</w:t>
      </w:r>
      <w:r w:rsidRPr="00A9291C">
        <w:rPr>
          <w:rFonts w:eastAsia="Calibri"/>
          <w:u w:val="single"/>
        </w:rPr>
        <w:t xml:space="preserve"> estimated</w:t>
      </w:r>
      <w:r w:rsidRPr="00A9291C">
        <w:rPr>
          <w:rFonts w:eastAsia="Calibri"/>
          <w:sz w:val="16"/>
        </w:rPr>
        <w:t xml:space="preserve"> by the forecasts we have reviewed.</w:t>
      </w:r>
    </w:p>
    <w:p w14:paraId="2C030087" w14:textId="77777777" w:rsidR="00A9291C" w:rsidRPr="00A9291C" w:rsidRDefault="00A9291C" w:rsidP="00A9291C">
      <w:pPr>
        <w:rPr>
          <w:rFonts w:eastAsia="Calibri"/>
          <w:sz w:val="16"/>
        </w:rPr>
      </w:pPr>
      <w:r w:rsidRPr="00A9291C">
        <w:rPr>
          <w:rFonts w:eastAsia="Calibri"/>
          <w:sz w:val="16"/>
        </w:rPr>
        <w:t xml:space="preserve">All of this taken together suggests that a mix of military and economic deterrence, together with a responsibly managed China-U.S. relationship, can be expected to effectively prevent conflict even in the future. Most importantly, </w:t>
      </w:r>
      <w:r w:rsidRPr="00A9291C">
        <w:rPr>
          <w:rFonts w:eastAsia="Calibri"/>
          <w:u w:val="single"/>
        </w:rPr>
        <w:t xml:space="preserve">discussions of a possible </w:t>
      </w:r>
      <w:r w:rsidRPr="00A9291C">
        <w:rPr>
          <w:rFonts w:eastAsia="Calibri"/>
          <w:iCs/>
          <w:u w:val="single"/>
          <w:bdr w:val="single" w:sz="8" w:space="0" w:color="auto"/>
        </w:rPr>
        <w:t>Taiwan conflict</w:t>
      </w:r>
      <w:r w:rsidRPr="00A9291C">
        <w:rPr>
          <w:rFonts w:eastAsia="Calibri"/>
          <w:u w:val="single"/>
        </w:rPr>
        <w:t xml:space="preserve"> should proceed from an understanding of the </w:t>
      </w:r>
      <w:r w:rsidRPr="00A9291C">
        <w:rPr>
          <w:rFonts w:eastAsia="Calibri"/>
          <w:iCs/>
          <w:u w:val="single"/>
          <w:bdr w:val="single" w:sz="8" w:space="0" w:color="auto"/>
        </w:rPr>
        <w:t>low baseline probability</w:t>
      </w:r>
      <w:r w:rsidRPr="00A9291C">
        <w:rPr>
          <w:rFonts w:eastAsia="Calibri"/>
          <w:u w:val="single"/>
        </w:rPr>
        <w:t xml:space="preserve"> of such a scenario, not from panic-driven “</w:t>
      </w:r>
      <w:r w:rsidRPr="00A9291C">
        <w:rPr>
          <w:rFonts w:eastAsia="Calibri"/>
          <w:iCs/>
          <w:u w:val="single"/>
          <w:bdr w:val="single" w:sz="8" w:space="0" w:color="auto"/>
        </w:rPr>
        <w:t>when-rather-than-if</w:t>
      </w:r>
      <w:r w:rsidRPr="00A9291C">
        <w:rPr>
          <w:rFonts w:eastAsia="Calibri"/>
          <w:u w:val="single"/>
        </w:rPr>
        <w:t>” takes</w:t>
      </w:r>
      <w:r w:rsidRPr="00A9291C">
        <w:rPr>
          <w:rFonts w:eastAsia="Calibri"/>
          <w:sz w:val="16"/>
        </w:rPr>
        <w:t>.</w:t>
      </w:r>
    </w:p>
    <w:p w14:paraId="0A380B5F" w14:textId="77777777" w:rsidR="00A9291C" w:rsidRPr="00A9291C" w:rsidRDefault="00A9291C" w:rsidP="00A9291C">
      <w:pPr>
        <w:rPr>
          <w:rFonts w:eastAsia="Aptos"/>
        </w:rPr>
      </w:pPr>
    </w:p>
    <w:p w14:paraId="2318E433" w14:textId="77777777" w:rsidR="00A9291C" w:rsidRPr="00A9291C" w:rsidRDefault="00A9291C" w:rsidP="00A9291C">
      <w:pPr>
        <w:keepNext/>
        <w:keepLines/>
        <w:pageBreakBefore/>
        <w:spacing w:before="40" w:after="0"/>
        <w:jc w:val="center"/>
        <w:outlineLvl w:val="2"/>
        <w:rPr>
          <w:rFonts w:eastAsia="Times New Roman" w:cs="Times New Roman"/>
          <w:b/>
          <w:sz w:val="32"/>
          <w:u w:val="single"/>
        </w:rPr>
      </w:pPr>
      <w:r w:rsidRPr="00A9291C">
        <w:rPr>
          <w:rFonts w:eastAsia="Times New Roman" w:cs="Times New Roman"/>
          <w:b/>
          <w:sz w:val="32"/>
          <w:u w:val="single"/>
        </w:rPr>
        <w:t>AT: SCS War</w:t>
      </w:r>
    </w:p>
    <w:p w14:paraId="0CF74435" w14:textId="77777777" w:rsidR="00A9291C" w:rsidRPr="00A9291C" w:rsidRDefault="00A9291C" w:rsidP="00A9291C">
      <w:pPr>
        <w:keepNext/>
        <w:keepLines/>
        <w:spacing w:before="200"/>
        <w:outlineLvl w:val="3"/>
        <w:rPr>
          <w:rFonts w:eastAsia="Times New Roman"/>
          <w:b/>
          <w:sz w:val="26"/>
        </w:rPr>
      </w:pPr>
      <w:r w:rsidRPr="00A9291C">
        <w:rPr>
          <w:rFonts w:eastAsia="Times New Roman"/>
          <w:b/>
          <w:sz w:val="26"/>
        </w:rPr>
        <w:t>No SCS war this decade — China will avoid confrontation.</w:t>
      </w:r>
    </w:p>
    <w:p w14:paraId="05006A44" w14:textId="77777777" w:rsidR="00A9291C" w:rsidRPr="00A9291C" w:rsidRDefault="00A9291C" w:rsidP="00A9291C">
      <w:pPr>
        <w:rPr>
          <w:rFonts w:eastAsia="Calibri"/>
        </w:rPr>
      </w:pPr>
      <w:r w:rsidRPr="00A9291C">
        <w:rPr>
          <w:rFonts w:eastAsia="Calibri"/>
          <w:b/>
          <w:sz w:val="26"/>
        </w:rPr>
        <w:t>Yuan 20</w:t>
      </w:r>
      <w:r w:rsidRPr="00A9291C">
        <w:rPr>
          <w:rFonts w:eastAsia="Calibri"/>
        </w:rPr>
        <w:t xml:space="preserve">, author of “Panda Not Dragon: Why </w:t>
      </w:r>
      <w:proofErr w:type="gramStart"/>
      <w:r w:rsidRPr="00A9291C">
        <w:rPr>
          <w:rFonts w:eastAsia="Calibri"/>
        </w:rPr>
        <w:t>The</w:t>
      </w:r>
      <w:proofErr w:type="gramEnd"/>
      <w:r w:rsidRPr="00A9291C">
        <w:rPr>
          <w:rFonts w:eastAsia="Calibri"/>
        </w:rPr>
        <w:t xml:space="preserve"> Rise of China is not a Threat”. Yuan’s works have appeared on multiple scholarly journals and conferences, with topics including the conflict between China and Japan over the Senkaku islands, South Korea’s cultural influence on Modern China, and others. He is currently completing his doctoral degree at Rutgers University. Yuan received his B.A. from Centre College and his M.S. from Northeastern University. (Shaoyu, 2-20-2020, South China Sea Threat Assessment: Is China a Threat or a Paper </w:t>
      </w:r>
      <w:proofErr w:type="gramStart"/>
      <w:r w:rsidRPr="00A9291C">
        <w:rPr>
          <w:rFonts w:eastAsia="Calibri"/>
        </w:rPr>
        <w:t>Tiger?,</w:t>
      </w:r>
      <w:proofErr w:type="gramEnd"/>
      <w:r w:rsidRPr="00A9291C">
        <w:rPr>
          <w:rFonts w:eastAsia="Calibri"/>
        </w:rPr>
        <w:t xml:space="preserve"> Georgetown Journal of International Affairs, https://gjia.georgetown.edu/2020/02/20/south-china-sea-threat-assessment/)</w:t>
      </w:r>
    </w:p>
    <w:p w14:paraId="7BF97157" w14:textId="77777777" w:rsidR="00A9291C" w:rsidRPr="00A9291C" w:rsidRDefault="00A9291C" w:rsidP="00A9291C">
      <w:pPr>
        <w:rPr>
          <w:rFonts w:eastAsia="Calibri"/>
          <w:sz w:val="14"/>
        </w:rPr>
      </w:pPr>
      <w:r w:rsidRPr="00A9291C">
        <w:rPr>
          <w:rFonts w:eastAsia="Calibri"/>
          <w:sz w:val="14"/>
        </w:rPr>
        <w:t xml:space="preserve">Tensions in the South China Sea continue to rise. China’s People’s Liberation Army Navy (PLAN)’s Rear Admiral Lou Yuan, regarded as a hawkish military commentator, recently proclaimed that the continuing dispute over the ownership of the South China Sea could be resolved by sinking two US aircraft carriers. Statements like </w:t>
      </w:r>
      <w:proofErr w:type="gramStart"/>
      <w:r w:rsidRPr="00A9291C">
        <w:rPr>
          <w:rFonts w:eastAsia="Calibri"/>
          <w:sz w:val="14"/>
        </w:rPr>
        <w:t>these result</w:t>
      </w:r>
      <w:proofErr w:type="gramEnd"/>
      <w:r w:rsidRPr="00A9291C">
        <w:rPr>
          <w:rFonts w:eastAsia="Calibri"/>
          <w:sz w:val="14"/>
        </w:rPr>
        <w:t xml:space="preserve"> in a legitimate fear that China’s increasing presence in the South China Sea might spark a kinetic military conflict with the United States. However, </w:t>
      </w:r>
      <w:r w:rsidRPr="00A9291C">
        <w:rPr>
          <w:rFonts w:eastAsia="Calibri"/>
          <w:u w:val="single"/>
        </w:rPr>
        <w:t>while most Western scholars and media are paying excessive attention to the rise of China, few are contemplating China’s weaknesses in the region.</w:t>
      </w:r>
      <w:r w:rsidRPr="00A9291C">
        <w:rPr>
          <w:rFonts w:eastAsia="Calibri"/>
          <w:sz w:val="14"/>
        </w:rPr>
        <w:t xml:space="preserve"> Despite China’s constant verbal objections and rising tensions with the United States in the last century, </w:t>
      </w:r>
      <w:r w:rsidRPr="00A9291C">
        <w:rPr>
          <w:rFonts w:eastAsia="Calibri"/>
          <w:u w:val="single"/>
        </w:rPr>
        <w:t>the world has yet to witness any major military confrontation between the two superpowers</w:t>
      </w:r>
      <w:r w:rsidRPr="00A9291C">
        <w:rPr>
          <w:rFonts w:eastAsia="Calibri"/>
          <w:sz w:val="14"/>
        </w:rPr>
        <w:t xml:space="preserve">. </w:t>
      </w:r>
      <w:r w:rsidRPr="00A9291C">
        <w:rPr>
          <w:rFonts w:eastAsia="Calibri"/>
          <w:highlight w:val="cyan"/>
          <w:u w:val="single"/>
          <w:bdr w:val="single" w:sz="8" w:space="0" w:color="auto"/>
        </w:rPr>
        <w:t>China will</w:t>
      </w:r>
      <w:r w:rsidRPr="00A9291C">
        <w:rPr>
          <w:rFonts w:eastAsia="Calibri"/>
          <w:u w:val="single"/>
          <w:bdr w:val="single" w:sz="8" w:space="0" w:color="auto"/>
        </w:rPr>
        <w:t xml:space="preserve"> continue to </w:t>
      </w:r>
      <w:r w:rsidRPr="00A9291C">
        <w:rPr>
          <w:rFonts w:eastAsia="Calibri"/>
          <w:highlight w:val="cyan"/>
          <w:u w:val="single"/>
          <w:bdr w:val="single" w:sz="8" w:space="0" w:color="auto"/>
        </w:rPr>
        <w:t>avoid</w:t>
      </w:r>
      <w:r w:rsidRPr="00A9291C">
        <w:rPr>
          <w:rFonts w:eastAsia="Calibri"/>
          <w:u w:val="single"/>
          <w:bdr w:val="single" w:sz="8" w:space="0" w:color="auto"/>
        </w:rPr>
        <w:t xml:space="preserve"> directly </w:t>
      </w:r>
      <w:r w:rsidRPr="00A9291C">
        <w:rPr>
          <w:rFonts w:eastAsia="Calibri"/>
          <w:highlight w:val="cyan"/>
          <w:u w:val="single"/>
          <w:bdr w:val="single" w:sz="8" w:space="0" w:color="auto"/>
        </w:rPr>
        <w:t>confronting the U</w:t>
      </w:r>
      <w:r w:rsidRPr="00A9291C">
        <w:rPr>
          <w:rFonts w:eastAsia="Calibri"/>
          <w:u w:val="single"/>
          <w:bdr w:val="single" w:sz="8" w:space="0" w:color="auto"/>
        </w:rPr>
        <w:t xml:space="preserve">nited </w:t>
      </w:r>
      <w:r w:rsidRPr="00A9291C">
        <w:rPr>
          <w:rFonts w:eastAsia="Calibri"/>
          <w:highlight w:val="cyan"/>
          <w:u w:val="single"/>
          <w:bdr w:val="single" w:sz="8" w:space="0" w:color="auto"/>
        </w:rPr>
        <w:t>S</w:t>
      </w:r>
      <w:r w:rsidRPr="00A9291C">
        <w:rPr>
          <w:rFonts w:eastAsia="Calibri"/>
          <w:u w:val="single"/>
          <w:bdr w:val="single" w:sz="8" w:space="0" w:color="auto"/>
        </w:rPr>
        <w:t xml:space="preserve">tates </w:t>
      </w:r>
      <w:r w:rsidRPr="00A9291C">
        <w:rPr>
          <w:rFonts w:eastAsia="Calibri"/>
          <w:highlight w:val="cyan"/>
          <w:u w:val="single"/>
          <w:bdr w:val="single" w:sz="8" w:space="0" w:color="auto"/>
        </w:rPr>
        <w:t>in the S</w:t>
      </w:r>
      <w:r w:rsidRPr="00A9291C">
        <w:rPr>
          <w:rFonts w:eastAsia="Calibri"/>
          <w:u w:val="single"/>
          <w:bdr w:val="single" w:sz="8" w:space="0" w:color="auto"/>
        </w:rPr>
        <w:t xml:space="preserve">outh </w:t>
      </w:r>
      <w:r w:rsidRPr="00A9291C">
        <w:rPr>
          <w:rFonts w:eastAsia="Calibri"/>
          <w:highlight w:val="cyan"/>
          <w:u w:val="single"/>
          <w:bdr w:val="single" w:sz="8" w:space="0" w:color="auto"/>
        </w:rPr>
        <w:t>C</w:t>
      </w:r>
      <w:r w:rsidRPr="00A9291C">
        <w:rPr>
          <w:rFonts w:eastAsia="Calibri"/>
          <w:u w:val="single"/>
          <w:bdr w:val="single" w:sz="8" w:space="0" w:color="auto"/>
        </w:rPr>
        <w:t xml:space="preserve">hina </w:t>
      </w:r>
      <w:r w:rsidRPr="00A9291C">
        <w:rPr>
          <w:rFonts w:eastAsia="Calibri"/>
          <w:highlight w:val="cyan"/>
          <w:u w:val="single"/>
          <w:bdr w:val="single" w:sz="8" w:space="0" w:color="auto"/>
        </w:rPr>
        <w:t>S</w:t>
      </w:r>
      <w:r w:rsidRPr="00A9291C">
        <w:rPr>
          <w:rFonts w:eastAsia="Calibri"/>
          <w:u w:val="single"/>
          <w:bdr w:val="single" w:sz="8" w:space="0" w:color="auto"/>
        </w:rPr>
        <w:t xml:space="preserve">ea </w:t>
      </w:r>
      <w:r w:rsidRPr="00A9291C">
        <w:rPr>
          <w:rFonts w:eastAsia="Calibri"/>
          <w:highlight w:val="cyan"/>
          <w:u w:val="single"/>
          <w:bdr w:val="single" w:sz="8" w:space="0" w:color="auto"/>
        </w:rPr>
        <w:t>for</w:t>
      </w:r>
      <w:r w:rsidRPr="00A9291C">
        <w:rPr>
          <w:rFonts w:eastAsia="Calibri"/>
          <w:u w:val="single"/>
          <w:bdr w:val="single" w:sz="8" w:space="0" w:color="auto"/>
        </w:rPr>
        <w:t xml:space="preserve"> </w:t>
      </w:r>
      <w:r w:rsidRPr="00A9291C">
        <w:rPr>
          <w:rFonts w:eastAsia="Calibri"/>
          <w:highlight w:val="cyan"/>
          <w:u w:val="single"/>
          <w:bdr w:val="single" w:sz="8" w:space="0" w:color="auto"/>
        </w:rPr>
        <w:t>at</w:t>
      </w:r>
      <w:r w:rsidRPr="00A9291C">
        <w:rPr>
          <w:rFonts w:eastAsia="Calibri"/>
          <w:u w:val="single"/>
          <w:bdr w:val="single" w:sz="8" w:space="0" w:color="auto"/>
        </w:rPr>
        <w:t xml:space="preserve"> </w:t>
      </w:r>
      <w:r w:rsidRPr="00A9291C">
        <w:rPr>
          <w:rFonts w:eastAsia="Calibri"/>
          <w:highlight w:val="cyan"/>
          <w:u w:val="single"/>
          <w:bdr w:val="single" w:sz="8" w:space="0" w:color="auto"/>
        </w:rPr>
        <w:t>least</w:t>
      </w:r>
      <w:r w:rsidRPr="00A9291C">
        <w:rPr>
          <w:rFonts w:eastAsia="Calibri"/>
          <w:u w:val="single"/>
          <w:bdr w:val="single" w:sz="8" w:space="0" w:color="auto"/>
        </w:rPr>
        <w:t xml:space="preserve"> </w:t>
      </w:r>
      <w:r w:rsidRPr="00A9291C">
        <w:rPr>
          <w:rFonts w:eastAsia="Calibri"/>
          <w:highlight w:val="cyan"/>
          <w:u w:val="single"/>
          <w:bdr w:val="single" w:sz="8" w:space="0" w:color="auto"/>
        </w:rPr>
        <w:t>another decade</w:t>
      </w:r>
      <w:r w:rsidRPr="00A9291C">
        <w:rPr>
          <w:rFonts w:eastAsia="Calibri"/>
          <w:u w:val="single"/>
          <w:bdr w:val="single" w:sz="8" w:space="0" w:color="auto"/>
        </w:rPr>
        <w:t xml:space="preserve"> </w:t>
      </w:r>
      <w:r w:rsidRPr="00A9291C">
        <w:rPr>
          <w:rFonts w:eastAsia="Calibri"/>
          <w:highlight w:val="cyan"/>
          <w:u w:val="single"/>
          <w:bdr w:val="single" w:sz="8" w:space="0" w:color="auto"/>
        </w:rPr>
        <w:t>because China’s military remains immature and defective</w:t>
      </w:r>
      <w:r w:rsidRPr="00A9291C">
        <w:rPr>
          <w:rFonts w:eastAsia="Calibri"/>
          <w:u w:val="single"/>
          <w:bdr w:val="single" w:sz="8" w:space="0" w:color="auto"/>
        </w:rPr>
        <w:t>.</w:t>
      </w:r>
      <w:r w:rsidRPr="00A9291C">
        <w:rPr>
          <w:rFonts w:eastAsia="Calibri"/>
          <w:sz w:val="14"/>
        </w:rPr>
        <w:t xml:space="preserve"> </w:t>
      </w:r>
      <w:r w:rsidRPr="00A9291C">
        <w:rPr>
          <w:rFonts w:eastAsia="Calibri"/>
          <w:u w:val="single"/>
        </w:rPr>
        <w:t>China’s weak joint command system, which has become an essential instrument in modern warfare, comprises its first major military weakness.</w:t>
      </w:r>
      <w:r w:rsidRPr="00A9291C">
        <w:rPr>
          <w:rFonts w:eastAsia="Calibri"/>
          <w:sz w:val="14"/>
        </w:rPr>
        <w:t xml:space="preserve"> </w:t>
      </w:r>
      <w:r w:rsidRPr="00A9291C">
        <w:rPr>
          <w:rFonts w:eastAsia="Calibri"/>
          <w:u w:val="single"/>
        </w:rPr>
        <w:t>If any military operations are to be conducted in a region such as the South China Sea, the integration and cooperation between the air force, navy, and landing army is indispensable</w:t>
      </w:r>
      <w:r w:rsidRPr="00A9291C">
        <w:rPr>
          <w:rFonts w:eastAsia="Calibri"/>
          <w:sz w:val="14"/>
        </w:rPr>
        <w:t xml:space="preserve">. However, even as it boasts the second largest defense spending figures worldwide, </w:t>
      </w:r>
      <w:r w:rsidRPr="00A9291C">
        <w:rPr>
          <w:rFonts w:eastAsia="Calibri"/>
          <w:u w:val="single"/>
        </w:rPr>
        <w:t>China only recently created their first and only joint command system</w:t>
      </w:r>
      <w:r w:rsidRPr="00A9291C">
        <w:rPr>
          <w:rFonts w:eastAsia="Calibri"/>
          <w:sz w:val="14"/>
        </w:rPr>
        <w:t xml:space="preserve">, the Joint Staff Department of the Central Military Commission (CMC), under President Xi Jinping’s new national defense and military reform. In addition, around 70 percent of the PLA soldiers belong to the PLA Army, and almost all senior officers on the CMC are army officers. </w:t>
      </w:r>
      <w:r w:rsidRPr="00A9291C">
        <w:rPr>
          <w:rFonts w:eastAsia="Calibri"/>
          <w:highlight w:val="cyan"/>
          <w:u w:val="single"/>
        </w:rPr>
        <w:t>This imbalance has the potential to cause serious complications</w:t>
      </w:r>
      <w:r w:rsidRPr="00A9291C">
        <w:rPr>
          <w:rFonts w:eastAsia="Calibri"/>
          <w:u w:val="single"/>
        </w:rPr>
        <w:t xml:space="preserve">, such as interservice rivalry for the newly formed Joint Staff Department, </w:t>
      </w:r>
      <w:r w:rsidRPr="00A9291C">
        <w:rPr>
          <w:rFonts w:eastAsia="Calibri"/>
          <w:highlight w:val="cyan"/>
          <w:u w:val="single"/>
        </w:rPr>
        <w:t>when it comes to decision-making</w:t>
      </w:r>
      <w:r w:rsidRPr="00A9291C">
        <w:rPr>
          <w:rFonts w:eastAsia="Calibri"/>
          <w:u w:val="single"/>
        </w:rPr>
        <w:t xml:space="preserve"> involving naval and aerial </w:t>
      </w:r>
      <w:proofErr w:type="gramStart"/>
      <w:r w:rsidRPr="00A9291C">
        <w:rPr>
          <w:rFonts w:eastAsia="Calibri"/>
          <w:u w:val="single"/>
        </w:rPr>
        <w:t>affairs―</w:t>
      </w:r>
      <w:r w:rsidRPr="00A9291C">
        <w:rPr>
          <w:rFonts w:eastAsia="Calibri"/>
          <w:highlight w:val="cyan"/>
          <w:u w:val="single"/>
        </w:rPr>
        <w:t>areas</w:t>
      </w:r>
      <w:proofErr w:type="gramEnd"/>
      <w:r w:rsidRPr="00A9291C">
        <w:rPr>
          <w:rFonts w:eastAsia="Calibri"/>
          <w:highlight w:val="cyan"/>
          <w:u w:val="single"/>
        </w:rPr>
        <w:t xml:space="preserve"> in which army officers have no experience.</w:t>
      </w:r>
      <w:r w:rsidRPr="00A9291C">
        <w:rPr>
          <w:rFonts w:eastAsia="Calibri"/>
          <w:u w:val="single"/>
        </w:rPr>
        <w:t xml:space="preserve"> </w:t>
      </w:r>
      <w:r w:rsidRPr="00A9291C">
        <w:rPr>
          <w:rFonts w:eastAsia="Calibri"/>
          <w:sz w:val="14"/>
        </w:rPr>
        <w:t xml:space="preserve">The Chinese are certainly attempting to resolve this problem by establishing departments like the PLA Joint Logistic Support Force, which handles logistical operations and oversees the military supplies, infirmaries, and barracks of the PLA. However, </w:t>
      </w:r>
      <w:r w:rsidRPr="00A9291C">
        <w:rPr>
          <w:rFonts w:eastAsia="Calibri"/>
          <w:highlight w:val="cyan"/>
          <w:u w:val="single"/>
        </w:rPr>
        <w:t xml:space="preserve">the “peace </w:t>
      </w:r>
      <w:proofErr w:type="gramStart"/>
      <w:r w:rsidRPr="00A9291C">
        <w:rPr>
          <w:rFonts w:eastAsia="Calibri"/>
          <w:highlight w:val="cyan"/>
          <w:u w:val="single"/>
        </w:rPr>
        <w:t>disease”</w:t>
      </w:r>
      <w:r w:rsidRPr="00A9291C">
        <w:rPr>
          <w:rFonts w:eastAsia="Calibri"/>
          <w:u w:val="single"/>
        </w:rPr>
        <w:t>―</w:t>
      </w:r>
      <w:proofErr w:type="gramEnd"/>
      <w:r w:rsidRPr="00A9291C">
        <w:rPr>
          <w:rFonts w:eastAsia="Calibri"/>
          <w:u w:val="single"/>
        </w:rPr>
        <w:t>an idea that a period of prolonged peace can weaken a state’s military ability―</w:t>
      </w:r>
      <w:r w:rsidRPr="00A9291C">
        <w:rPr>
          <w:rFonts w:eastAsia="Calibri"/>
          <w:highlight w:val="cyan"/>
          <w:u w:val="single"/>
        </w:rPr>
        <w:t>continues to hamper China’s military modernization</w:t>
      </w:r>
      <w:r w:rsidRPr="00A9291C">
        <w:rPr>
          <w:rFonts w:eastAsia="Calibri"/>
          <w:u w:val="single"/>
        </w:rPr>
        <w:t>, as there has been no opportunity to test its joint command system in actual combat. The last time China had a full-fledged military conflict was forty years ago with Vietnam, which concluded with a Chinese defeat</w:t>
      </w:r>
      <w:r w:rsidRPr="00A9291C">
        <w:rPr>
          <w:rFonts w:eastAsia="Calibri"/>
          <w:sz w:val="14"/>
        </w:rPr>
        <w:t xml:space="preserve">. </w:t>
      </w:r>
      <w:r w:rsidRPr="00A9291C">
        <w:rPr>
          <w:rFonts w:eastAsia="Calibri"/>
          <w:u w:val="single"/>
        </w:rPr>
        <w:t>If the CMC hopes to win a direct military engagement with US naval forces, it must compensate for lack of experience in operating a joint command system. Until it does so,</w:t>
      </w:r>
      <w:r w:rsidRPr="00A9291C">
        <w:rPr>
          <w:rFonts w:eastAsia="Calibri"/>
          <w:sz w:val="14"/>
        </w:rPr>
        <w:t xml:space="preserve"> </w:t>
      </w:r>
      <w:r w:rsidRPr="00A9291C">
        <w:rPr>
          <w:rFonts w:eastAsia="Calibri"/>
          <w:highlight w:val="cyan"/>
          <w:u w:val="single"/>
          <w:bdr w:val="single" w:sz="8" w:space="0" w:color="auto"/>
        </w:rPr>
        <w:t>China’s military poses little threat to the U</w:t>
      </w:r>
      <w:r w:rsidRPr="00A9291C">
        <w:rPr>
          <w:rFonts w:eastAsia="Calibri"/>
          <w:u w:val="single"/>
          <w:bdr w:val="single" w:sz="8" w:space="0" w:color="auto"/>
        </w:rPr>
        <w:t xml:space="preserve">nited </w:t>
      </w:r>
      <w:r w:rsidRPr="00A9291C">
        <w:rPr>
          <w:rFonts w:eastAsia="Calibri"/>
          <w:highlight w:val="cyan"/>
          <w:u w:val="single"/>
          <w:bdr w:val="single" w:sz="8" w:space="0" w:color="auto"/>
        </w:rPr>
        <w:t>S</w:t>
      </w:r>
      <w:r w:rsidRPr="00A9291C">
        <w:rPr>
          <w:rFonts w:eastAsia="Calibri"/>
          <w:u w:val="single"/>
          <w:bdr w:val="single" w:sz="8" w:space="0" w:color="auto"/>
        </w:rPr>
        <w:t xml:space="preserve">tates </w:t>
      </w:r>
      <w:r w:rsidRPr="00A9291C">
        <w:rPr>
          <w:rFonts w:eastAsia="Calibri"/>
          <w:highlight w:val="cyan"/>
          <w:u w:val="single"/>
          <w:bdr w:val="single" w:sz="8" w:space="0" w:color="auto"/>
        </w:rPr>
        <w:t>and</w:t>
      </w:r>
      <w:r w:rsidRPr="00A9291C">
        <w:rPr>
          <w:rFonts w:eastAsia="Calibri"/>
          <w:u w:val="single"/>
          <w:bdr w:val="single" w:sz="8" w:space="0" w:color="auto"/>
        </w:rPr>
        <w:t xml:space="preserve"> its </w:t>
      </w:r>
      <w:r w:rsidRPr="00A9291C">
        <w:rPr>
          <w:rFonts w:eastAsia="Calibri"/>
          <w:highlight w:val="cyan"/>
          <w:u w:val="single"/>
          <w:bdr w:val="single" w:sz="8" w:space="0" w:color="auto"/>
        </w:rPr>
        <w:t>allies</w:t>
      </w:r>
      <w:r w:rsidRPr="00A9291C">
        <w:rPr>
          <w:rFonts w:eastAsia="Calibri"/>
          <w:sz w:val="14"/>
        </w:rPr>
        <w:t xml:space="preserve">. Sea power is crucial for taking control of the South China Sea. The Chinese Navy is divided into the North, East, and South Fleets. Among the four divisions, the PLAN’s South Fleets poses the most immediate threat because it is currently active in the South China Sea. Together, the fleets possess only one aircraft carrier in operation: the Liaoning, an abandoned Soviet-era vessel that was purchased from Ukraine as a training </w:t>
      </w:r>
      <w:proofErr w:type="gramStart"/>
      <w:r w:rsidRPr="00A9291C">
        <w:rPr>
          <w:rFonts w:eastAsia="Calibri"/>
          <w:sz w:val="14"/>
        </w:rPr>
        <w:t>ship, but</w:t>
      </w:r>
      <w:proofErr w:type="gramEnd"/>
      <w:r w:rsidRPr="00A9291C">
        <w:rPr>
          <w:rFonts w:eastAsia="Calibri"/>
          <w:sz w:val="14"/>
        </w:rPr>
        <w:t xml:space="preserve"> reportedly had to return to port immediately due to an engine failure during a sea trial. The country’s one and only domestically built aircraft carrier, </w:t>
      </w:r>
      <w:proofErr w:type="gramStart"/>
      <w:r w:rsidRPr="00A9291C">
        <w:rPr>
          <w:rFonts w:eastAsia="Calibri"/>
          <w:sz w:val="14"/>
        </w:rPr>
        <w:t>the Type</w:t>
      </w:r>
      <w:proofErr w:type="gramEnd"/>
      <w:r w:rsidRPr="00A9291C">
        <w:rPr>
          <w:rFonts w:eastAsia="Calibri"/>
          <w:sz w:val="14"/>
        </w:rPr>
        <w:t xml:space="preserve"> 001A, is under scrutiny, as it is believed that the carrier manager might have leaked classified information of Liaoning to the CIA. In contrast, the United States possesses nineteen aircraft carriers, far outnumbering the Chinese. Although the number and strength of aircraft carriers do not necessarily determine the victor of a confrontation, the tonnage of a country’s navy might. Larger tonnage provides more space for fuel, weapons, and ammunition, and a vessel with bigger hull not only has more rounds to fire but also the capability to endure longer voyages. The United States Navy has a total tonnage at least two times greater than that of PLAN’s. China also lags in its ballistic missiles. For instance, China’s People’s Liberation Army Rocket Force (PLARF) only began to field its Intermediate-Range Ballistic Missile (IRBM) DF-26 in 2016, and </w:t>
      </w:r>
      <w:r w:rsidRPr="00A9291C">
        <w:rPr>
          <w:rFonts w:eastAsia="Calibri"/>
          <w:u w:val="single"/>
        </w:rPr>
        <w:t>the country’s arsenal only consisted of ninety</w:t>
      </w:r>
      <w:r w:rsidRPr="00A9291C">
        <w:rPr>
          <w:rFonts w:eastAsia="Calibri"/>
          <w:sz w:val="14"/>
        </w:rPr>
        <w:t xml:space="preserve"> Intercontinental Ballistic Missiles </w:t>
      </w:r>
      <w:r w:rsidRPr="00A9291C">
        <w:rPr>
          <w:rFonts w:eastAsia="Calibri"/>
          <w:u w:val="single"/>
        </w:rPr>
        <w:t>(ICBM) as of 2019. In comparison, the United States had a total of 405 deployed ICBMs and 278 non-deployed ICBMs as of 2017</w:t>
      </w:r>
      <w:r w:rsidRPr="00A9291C">
        <w:rPr>
          <w:rFonts w:eastAsia="Calibri"/>
          <w:sz w:val="14"/>
        </w:rPr>
        <w:t xml:space="preserve">. </w:t>
      </w:r>
      <w:proofErr w:type="gramStart"/>
      <w:r w:rsidRPr="00A9291C">
        <w:rPr>
          <w:rFonts w:eastAsia="Calibri"/>
          <w:sz w:val="14"/>
        </w:rPr>
        <w:t xml:space="preserve">In reality, </w:t>
      </w:r>
      <w:r w:rsidRPr="00A9291C">
        <w:rPr>
          <w:rFonts w:eastAsia="Calibri"/>
          <w:highlight w:val="cyan"/>
          <w:u w:val="single"/>
        </w:rPr>
        <w:t>China’s</w:t>
      </w:r>
      <w:proofErr w:type="gramEnd"/>
      <w:r w:rsidRPr="00A9291C">
        <w:rPr>
          <w:rFonts w:eastAsia="Calibri"/>
          <w:highlight w:val="cyan"/>
          <w:u w:val="single"/>
        </w:rPr>
        <w:t xml:space="preserve"> stockpile of weapons</w:t>
      </w:r>
      <w:r w:rsidRPr="00A9291C">
        <w:rPr>
          <w:rFonts w:eastAsia="Calibri"/>
          <w:u w:val="single"/>
        </w:rPr>
        <w:t xml:space="preserve"> and equipment </w:t>
      </w:r>
      <w:r w:rsidRPr="00A9291C">
        <w:rPr>
          <w:rFonts w:eastAsia="Calibri"/>
          <w:highlight w:val="cyan"/>
          <w:u w:val="single"/>
        </w:rPr>
        <w:t>is</w:t>
      </w:r>
      <w:r w:rsidRPr="00A9291C">
        <w:rPr>
          <w:rFonts w:eastAsia="Calibri"/>
          <w:u w:val="single"/>
        </w:rPr>
        <w:t xml:space="preserve"> still </w:t>
      </w:r>
      <w:r w:rsidRPr="00A9291C">
        <w:rPr>
          <w:rFonts w:eastAsia="Calibri"/>
          <w:highlight w:val="cyan"/>
          <w:u w:val="single"/>
        </w:rPr>
        <w:t>substantially inferior</w:t>
      </w:r>
      <w:r w:rsidRPr="00A9291C">
        <w:rPr>
          <w:rFonts w:eastAsia="Calibri"/>
          <w:u w:val="single"/>
        </w:rPr>
        <w:t xml:space="preserve"> to that of the United States, </w:t>
      </w:r>
      <w:r w:rsidRPr="00A9291C">
        <w:rPr>
          <w:rFonts w:eastAsia="Calibri"/>
          <w:highlight w:val="cyan"/>
          <w:u w:val="single"/>
        </w:rPr>
        <w:t>deterring a full-fledged war</w:t>
      </w:r>
      <w:r w:rsidRPr="00A9291C">
        <w:rPr>
          <w:rFonts w:eastAsia="Calibri"/>
          <w:u w:val="single"/>
        </w:rPr>
        <w:t xml:space="preserve"> from breaking out in the South China Sea. </w:t>
      </w:r>
      <w:r w:rsidRPr="00A9291C">
        <w:rPr>
          <w:rFonts w:eastAsia="Calibri"/>
          <w:sz w:val="14"/>
        </w:rPr>
        <w:t xml:space="preserve">Alone, </w:t>
      </w:r>
      <w:r w:rsidRPr="00A9291C">
        <w:rPr>
          <w:rFonts w:eastAsia="Calibri"/>
          <w:u w:val="single"/>
        </w:rPr>
        <w:t>China’s military is insufficient to face the United States in direct confrontation</w:t>
      </w:r>
      <w:r w:rsidRPr="00A9291C">
        <w:rPr>
          <w:rFonts w:eastAsia="Calibri"/>
          <w:sz w:val="14"/>
        </w:rPr>
        <w:t xml:space="preserve"> and would therefore be forced to turn to its allies. </w:t>
      </w:r>
      <w:r w:rsidRPr="00A9291C">
        <w:rPr>
          <w:rFonts w:eastAsia="Calibri"/>
          <w:highlight w:val="cyan"/>
          <w:u w:val="single"/>
        </w:rPr>
        <w:t>China currently lacks any</w:t>
      </w:r>
      <w:r w:rsidRPr="00A9291C">
        <w:rPr>
          <w:rFonts w:eastAsia="Calibri"/>
          <w:u w:val="single"/>
        </w:rPr>
        <w:t xml:space="preserve"> such </w:t>
      </w:r>
      <w:r w:rsidRPr="00A9291C">
        <w:rPr>
          <w:rFonts w:eastAsia="Calibri"/>
          <w:highlight w:val="cyan"/>
          <w:u w:val="single"/>
        </w:rPr>
        <w:t>dependable military allies</w:t>
      </w:r>
      <w:r w:rsidRPr="00A9291C">
        <w:rPr>
          <w:rFonts w:eastAsia="Calibri"/>
          <w:u w:val="single"/>
        </w:rPr>
        <w:t xml:space="preserve"> in the South China Sea. China’s leading ally </w:t>
      </w:r>
      <w:r w:rsidRPr="00A9291C">
        <w:rPr>
          <w:rFonts w:eastAsia="Calibri"/>
          <w:highlight w:val="cyan"/>
          <w:u w:val="single"/>
        </w:rPr>
        <w:t>in the region</w:t>
      </w:r>
      <w:r w:rsidRPr="00A9291C">
        <w:rPr>
          <w:rFonts w:eastAsia="Calibri"/>
          <w:u w:val="single"/>
        </w:rPr>
        <w:t>, North Korea, is a totalitarian regime with a struggling economy, and most of its vessels are only operable within fifty nautical miles of its coast</w:t>
      </w:r>
      <w:r w:rsidRPr="00A9291C">
        <w:rPr>
          <w:rFonts w:eastAsia="Calibri"/>
          <w:sz w:val="14"/>
        </w:rPr>
        <w:t xml:space="preserve">. Although China and North Korea maintained strong relations during the Cold War era, the Beijing-Pyongyang relationship has gradually declined since the beginning of the twenty-first century and the start of North Korea’s nuclear program. China has joined the United Nations in implementing sanctions against North Korea because of its unauthorized nuclear testing. Although China remains North Korea’s closest friend, an alliance is rather far-fetched. Moreover, </w:t>
      </w:r>
      <w:r w:rsidRPr="00A9291C">
        <w:rPr>
          <w:rFonts w:eastAsia="Calibri"/>
          <w:u w:val="single"/>
        </w:rPr>
        <w:t xml:space="preserve">the international scrutiny that North Korea faces, as well as its deficient economy, means that it lacks the resources to support Chinese forces in the South China Sea if serious military conflict were to occur. In contrast, </w:t>
      </w:r>
      <w:r w:rsidRPr="00A9291C">
        <w:rPr>
          <w:rFonts w:eastAsia="Calibri"/>
          <w:highlight w:val="cyan"/>
          <w:u w:val="single"/>
        </w:rPr>
        <w:t>the U</w:t>
      </w:r>
      <w:r w:rsidRPr="00A9291C">
        <w:rPr>
          <w:rFonts w:eastAsia="Calibri"/>
          <w:u w:val="single"/>
        </w:rPr>
        <w:t xml:space="preserve">nited </w:t>
      </w:r>
      <w:r w:rsidRPr="00A9291C">
        <w:rPr>
          <w:rFonts w:eastAsia="Calibri"/>
          <w:highlight w:val="cyan"/>
          <w:u w:val="single"/>
        </w:rPr>
        <w:t>S</w:t>
      </w:r>
      <w:r w:rsidRPr="00A9291C">
        <w:rPr>
          <w:rFonts w:eastAsia="Calibri"/>
          <w:u w:val="single"/>
        </w:rPr>
        <w:t xml:space="preserve">tates </w:t>
      </w:r>
      <w:r w:rsidRPr="00A9291C">
        <w:rPr>
          <w:rFonts w:eastAsia="Calibri"/>
          <w:highlight w:val="cyan"/>
          <w:u w:val="single"/>
        </w:rPr>
        <w:t>can</w:t>
      </w:r>
      <w:r w:rsidRPr="00A9291C">
        <w:rPr>
          <w:rFonts w:eastAsia="Calibri"/>
          <w:u w:val="single"/>
        </w:rPr>
        <w:t xml:space="preserve"> easily </w:t>
      </w:r>
      <w:r w:rsidRPr="00A9291C">
        <w:rPr>
          <w:rFonts w:eastAsia="Calibri"/>
          <w:highlight w:val="cyan"/>
          <w:u w:val="single"/>
        </w:rPr>
        <w:t>depend on So</w:t>
      </w:r>
      <w:r w:rsidRPr="00A9291C">
        <w:rPr>
          <w:rFonts w:eastAsia="Calibri"/>
          <w:u w:val="single"/>
        </w:rPr>
        <w:t xml:space="preserve">uth </w:t>
      </w:r>
      <w:r w:rsidRPr="00A9291C">
        <w:rPr>
          <w:rFonts w:eastAsia="Calibri"/>
          <w:highlight w:val="cyan"/>
          <w:u w:val="single"/>
        </w:rPr>
        <w:t>Ko</w:t>
      </w:r>
      <w:r w:rsidRPr="00A9291C">
        <w:rPr>
          <w:rFonts w:eastAsia="Calibri"/>
          <w:u w:val="single"/>
        </w:rPr>
        <w:t xml:space="preserve">rea, </w:t>
      </w:r>
      <w:r w:rsidRPr="00A9291C">
        <w:rPr>
          <w:rFonts w:eastAsia="Calibri"/>
          <w:highlight w:val="cyan"/>
          <w:u w:val="single"/>
        </w:rPr>
        <w:t>Japan</w:t>
      </w:r>
      <w:r w:rsidRPr="00A9291C">
        <w:rPr>
          <w:rFonts w:eastAsia="Calibri"/>
          <w:u w:val="single"/>
        </w:rPr>
        <w:t xml:space="preserve">, </w:t>
      </w:r>
      <w:r w:rsidRPr="00A9291C">
        <w:rPr>
          <w:rFonts w:eastAsia="Calibri"/>
          <w:highlight w:val="cyan"/>
          <w:u w:val="single"/>
        </w:rPr>
        <w:t>Taiwan</w:t>
      </w:r>
      <w:r w:rsidRPr="00A9291C">
        <w:rPr>
          <w:rFonts w:eastAsia="Calibri"/>
          <w:u w:val="single"/>
        </w:rPr>
        <w:t xml:space="preserve">, </w:t>
      </w:r>
      <w:r w:rsidRPr="00A9291C">
        <w:rPr>
          <w:rFonts w:eastAsia="Calibri"/>
          <w:highlight w:val="cyan"/>
          <w:u w:val="single"/>
        </w:rPr>
        <w:t>Australia</w:t>
      </w:r>
      <w:r w:rsidRPr="00A9291C">
        <w:rPr>
          <w:rFonts w:eastAsia="Calibri"/>
          <w:u w:val="single"/>
        </w:rPr>
        <w:t xml:space="preserve">, and </w:t>
      </w:r>
      <w:r w:rsidRPr="00A9291C">
        <w:rPr>
          <w:rFonts w:eastAsia="Calibri"/>
          <w:highlight w:val="cyan"/>
          <w:u w:val="single"/>
        </w:rPr>
        <w:t>the Philippines</w:t>
      </w:r>
      <w:r w:rsidRPr="00A9291C">
        <w:rPr>
          <w:rFonts w:eastAsia="Calibri"/>
          <w:u w:val="single"/>
        </w:rPr>
        <w:t xml:space="preserve"> to provide naval support</w:t>
      </w:r>
      <w:r w:rsidRPr="00A9291C">
        <w:rPr>
          <w:rFonts w:eastAsia="Calibri"/>
          <w:sz w:val="14"/>
        </w:rPr>
        <w:t xml:space="preserve">. In addition, although the United States is not allied with most of the Southeast Asian nations, </w:t>
      </w:r>
      <w:r w:rsidRPr="00A9291C">
        <w:rPr>
          <w:rFonts w:eastAsia="Calibri"/>
          <w:u w:val="single"/>
        </w:rPr>
        <w:t>the increasing cooperation between the United States and</w:t>
      </w:r>
      <w:r w:rsidRPr="00A9291C">
        <w:rPr>
          <w:rFonts w:eastAsia="Calibri"/>
          <w:sz w:val="14"/>
        </w:rPr>
        <w:t xml:space="preserve"> the Association of Southeast Asian Nations (</w:t>
      </w:r>
      <w:r w:rsidRPr="00A9291C">
        <w:rPr>
          <w:rFonts w:eastAsia="Calibri"/>
          <w:highlight w:val="cyan"/>
          <w:u w:val="single"/>
        </w:rPr>
        <w:t>ASEAN</w:t>
      </w:r>
      <w:r w:rsidRPr="00A9291C">
        <w:rPr>
          <w:rFonts w:eastAsia="Calibri"/>
          <w:u w:val="single"/>
        </w:rPr>
        <w:t xml:space="preserve">) is </w:t>
      </w:r>
      <w:proofErr w:type="gramStart"/>
      <w:r w:rsidRPr="00A9291C">
        <w:rPr>
          <w:rFonts w:eastAsia="Calibri"/>
          <w:u w:val="single"/>
        </w:rPr>
        <w:t>similar to</w:t>
      </w:r>
      <w:proofErr w:type="gramEnd"/>
      <w:r w:rsidRPr="00A9291C">
        <w:rPr>
          <w:rFonts w:eastAsia="Calibri"/>
          <w:u w:val="single"/>
        </w:rPr>
        <w:t xml:space="preserve"> a military alliance with no written agreement. The United States and ten ASEAN navies have commenced multiple maritime drills as part of a joint exercise extending into the South China Sea, countering China’s presence in the region</w:t>
      </w:r>
      <w:r w:rsidRPr="00A9291C">
        <w:rPr>
          <w:rFonts w:eastAsia="Calibri"/>
          <w:sz w:val="14"/>
        </w:rPr>
        <w:t xml:space="preserve">. In contrast, China and ASEAN only had their first joint maritime exercise last year, which mostly focused on the code for unplanned encounters at sea, search and rescue operations, and communication exercises. In addition, </w:t>
      </w:r>
      <w:r w:rsidRPr="00A9291C">
        <w:rPr>
          <w:rFonts w:eastAsia="Calibri"/>
          <w:u w:val="single"/>
        </w:rPr>
        <w:t xml:space="preserve">US allies in the region have increased their defense budgets to combat growing Chinese influence. </w:t>
      </w:r>
      <w:r w:rsidRPr="00A9291C">
        <w:rPr>
          <w:rFonts w:eastAsia="Calibri"/>
          <w:sz w:val="14"/>
        </w:rPr>
        <w:t xml:space="preserve">Although China’s navy has recently commissioned the Nanchang guided-missile destroyer (the biggest surface warship ever made), the vessel is only powerful in relation to other </w:t>
      </w:r>
      <w:r w:rsidRPr="00A9291C">
        <w:rPr>
          <w:rFonts w:eastAsia="Calibri"/>
          <w:u w:val="single"/>
        </w:rPr>
        <w:t>Chinese ships</w:t>
      </w:r>
      <w:r w:rsidRPr="00A9291C">
        <w:rPr>
          <w:rFonts w:eastAsia="Calibri"/>
          <w:sz w:val="14"/>
        </w:rPr>
        <w:t xml:space="preserve">, which </w:t>
      </w:r>
      <w:r w:rsidRPr="00A9291C">
        <w:rPr>
          <w:rFonts w:eastAsia="Calibri"/>
          <w:u w:val="single"/>
        </w:rPr>
        <w:t>are around 3,000 tons less powerful than the United States’ Zumwalt-Class destroyer in terms of displacement.</w:t>
      </w:r>
      <w:r w:rsidRPr="00A9291C">
        <w:rPr>
          <w:rFonts w:eastAsia="Calibri"/>
          <w:sz w:val="14"/>
        </w:rPr>
        <w:t xml:space="preserve"> Consequently, </w:t>
      </w:r>
      <w:r w:rsidRPr="00A9291C">
        <w:rPr>
          <w:rFonts w:eastAsia="Calibri"/>
          <w:u w:val="single"/>
        </w:rPr>
        <w:t>China is slowing its plan to build two aircraft carriers</w:t>
      </w:r>
      <w:r w:rsidRPr="00A9291C">
        <w:rPr>
          <w:rFonts w:eastAsia="Calibri"/>
          <w:sz w:val="14"/>
        </w:rPr>
        <w:t xml:space="preserve"> for each of its regional fleets to build the Nanchang. </w:t>
      </w:r>
      <w:r w:rsidRPr="00A9291C">
        <w:rPr>
          <w:rFonts w:eastAsia="Calibri"/>
          <w:u w:val="single"/>
        </w:rPr>
        <w:t>China may be aiming for a hegemonic position in Asia, but that does not mean it will succeed. The country’s military―specifically its navy―is still immature.</w:t>
      </w:r>
      <w:r w:rsidRPr="00A9291C">
        <w:rPr>
          <w:rFonts w:eastAsia="Calibri"/>
          <w:sz w:val="14"/>
        </w:rPr>
        <w:t xml:space="preserve"> China is undoubtedly on the rise, yet </w:t>
      </w:r>
      <w:r w:rsidRPr="00A9291C">
        <w:rPr>
          <w:rFonts w:eastAsia="Calibri"/>
          <w:highlight w:val="cyan"/>
          <w:u w:val="single"/>
        </w:rPr>
        <w:t>the country</w:t>
      </w:r>
      <w:r w:rsidRPr="00A9291C">
        <w:rPr>
          <w:rFonts w:eastAsia="Calibri"/>
          <w:u w:val="single"/>
        </w:rPr>
        <w:t xml:space="preserve"> still </w:t>
      </w:r>
      <w:r w:rsidRPr="00A9291C">
        <w:rPr>
          <w:rFonts w:eastAsia="Calibri"/>
          <w:highlight w:val="cyan"/>
          <w:u w:val="single"/>
        </w:rPr>
        <w:t>has many</w:t>
      </w:r>
      <w:r w:rsidRPr="00A9291C">
        <w:rPr>
          <w:rFonts w:eastAsia="Calibri"/>
          <w:u w:val="single"/>
        </w:rPr>
        <w:t xml:space="preserve"> profound and </w:t>
      </w:r>
      <w:r w:rsidRPr="00A9291C">
        <w:rPr>
          <w:rFonts w:eastAsia="Calibri"/>
          <w:highlight w:val="cyan"/>
          <w:u w:val="single"/>
        </w:rPr>
        <w:t>systemic problems within its military</w:t>
      </w:r>
      <w:r w:rsidRPr="00A9291C">
        <w:rPr>
          <w:rFonts w:eastAsia="Calibri"/>
          <w:sz w:val="14"/>
        </w:rPr>
        <w:t xml:space="preserve">. Perhaps some of these problems could be resolved with China’s continued growth, but </w:t>
      </w:r>
      <w:r w:rsidRPr="00A9291C">
        <w:rPr>
          <w:rFonts w:eastAsia="Calibri"/>
          <w:highlight w:val="cyan"/>
          <w:u w:val="single"/>
        </w:rPr>
        <w:t>institutional change</w:t>
      </w:r>
      <w:r w:rsidRPr="00A9291C">
        <w:rPr>
          <w:rFonts w:eastAsia="Calibri"/>
          <w:u w:val="single"/>
        </w:rPr>
        <w:t>―especially when problems are so ingrained into the system―</w:t>
      </w:r>
      <w:r w:rsidRPr="00A9291C">
        <w:rPr>
          <w:rFonts w:eastAsia="Calibri"/>
          <w:highlight w:val="cyan"/>
          <w:u w:val="single"/>
        </w:rPr>
        <w:t>takes a long time</w:t>
      </w:r>
      <w:r w:rsidRPr="00A9291C">
        <w:rPr>
          <w:rFonts w:eastAsia="Calibri"/>
          <w:sz w:val="14"/>
        </w:rPr>
        <w:t xml:space="preserve">. Based on what defense analysts currently observe, </w:t>
      </w:r>
      <w:r w:rsidRPr="00A9291C">
        <w:rPr>
          <w:rFonts w:eastAsia="Calibri"/>
          <w:u w:val="single"/>
          <w:bdr w:val="single" w:sz="8" w:space="0" w:color="auto"/>
        </w:rPr>
        <w:t>China does not pose a military threat to the United States in the South China Sea</w:t>
      </w:r>
      <w:r w:rsidRPr="00A9291C">
        <w:rPr>
          <w:rFonts w:eastAsia="Calibri"/>
          <w:sz w:val="14"/>
        </w:rPr>
        <w:t>; therefore, there is no need to invest more resources and capital into the Pacific for the time being. However, the United States should maintain its presence in the area by continuing to foster relationships with its allies while keeping a close eye on China’s movements. Sacrificing resources for the sake of military proliferation in a region where such action is unneeded is a wasteful move that the United States should avoid.</w:t>
      </w:r>
    </w:p>
    <w:p w14:paraId="2B7E111D" w14:textId="77777777" w:rsidR="00A9291C" w:rsidRPr="00A9291C" w:rsidRDefault="00A9291C" w:rsidP="00A9291C">
      <w:pPr>
        <w:keepNext/>
        <w:keepLines/>
        <w:spacing w:before="40" w:after="0"/>
        <w:outlineLvl w:val="3"/>
        <w:rPr>
          <w:rFonts w:eastAsia="Times New Roman" w:cs="Times New Roman"/>
          <w:b/>
          <w:iCs/>
          <w:sz w:val="26"/>
        </w:rPr>
      </w:pPr>
      <w:r w:rsidRPr="00A9291C">
        <w:rPr>
          <w:rFonts w:eastAsia="Times New Roman" w:cs="Times New Roman"/>
          <w:b/>
          <w:iCs/>
          <w:sz w:val="26"/>
        </w:rPr>
        <w:t>No phillipines war, diplomacy is stable and phillipines lack of capability makes it extremely unlikely</w:t>
      </w:r>
    </w:p>
    <w:p w14:paraId="1E635EC7" w14:textId="77777777" w:rsidR="00A9291C" w:rsidRPr="00A9291C" w:rsidRDefault="00A9291C" w:rsidP="00A9291C">
      <w:pPr>
        <w:rPr>
          <w:rFonts w:eastAsia="Aptos"/>
          <w:sz w:val="14"/>
        </w:rPr>
      </w:pPr>
    </w:p>
    <w:p w14:paraId="6537B894" w14:textId="77777777" w:rsidR="00A9291C" w:rsidRPr="00A9291C" w:rsidRDefault="00A9291C" w:rsidP="00A9291C">
      <w:pPr>
        <w:keepNext/>
        <w:keepLines/>
        <w:pageBreakBefore/>
        <w:spacing w:before="40" w:after="0"/>
        <w:jc w:val="center"/>
        <w:outlineLvl w:val="2"/>
        <w:rPr>
          <w:rFonts w:eastAsia="Times New Roman" w:cs="Times New Roman"/>
          <w:b/>
          <w:sz w:val="32"/>
          <w:u w:val="single"/>
        </w:rPr>
      </w:pPr>
      <w:r w:rsidRPr="00A9291C">
        <w:rPr>
          <w:rFonts w:eastAsia="Times New Roman" w:cs="Times New Roman"/>
          <w:b/>
          <w:sz w:val="32"/>
          <w:u w:val="single"/>
        </w:rPr>
        <w:t>AT: Arctic War---1NC</w:t>
      </w:r>
    </w:p>
    <w:p w14:paraId="25B10020" w14:textId="77777777" w:rsidR="00A9291C" w:rsidRPr="00A9291C" w:rsidRDefault="00A9291C" w:rsidP="00A9291C">
      <w:pPr>
        <w:keepNext/>
        <w:keepLines/>
        <w:spacing w:before="40" w:after="0"/>
        <w:outlineLvl w:val="3"/>
        <w:rPr>
          <w:rFonts w:eastAsia="Times New Roman" w:cs="Times New Roman"/>
          <w:b/>
          <w:iCs/>
          <w:sz w:val="26"/>
          <w:u w:val="single"/>
        </w:rPr>
      </w:pPr>
      <w:r w:rsidRPr="00A9291C">
        <w:rPr>
          <w:rFonts w:eastAsia="Times New Roman" w:cs="Times New Roman"/>
          <w:b/>
          <w:iCs/>
          <w:sz w:val="26"/>
        </w:rPr>
        <w:t>No Arctic war---</w:t>
      </w:r>
      <w:r w:rsidRPr="00A9291C">
        <w:rPr>
          <w:rFonts w:eastAsia="Times New Roman" w:cs="Times New Roman"/>
          <w:b/>
          <w:iCs/>
          <w:sz w:val="26"/>
          <w:u w:val="single"/>
        </w:rPr>
        <w:t>restraint</w:t>
      </w:r>
      <w:r w:rsidRPr="00A9291C">
        <w:rPr>
          <w:rFonts w:eastAsia="Times New Roman" w:cs="Times New Roman"/>
          <w:b/>
          <w:iCs/>
          <w:sz w:val="26"/>
        </w:rPr>
        <w:t xml:space="preserve">, </w:t>
      </w:r>
      <w:r w:rsidRPr="00A9291C">
        <w:rPr>
          <w:rFonts w:eastAsia="Times New Roman" w:cs="Times New Roman"/>
          <w:b/>
          <w:iCs/>
          <w:sz w:val="26"/>
          <w:u w:val="single"/>
        </w:rPr>
        <w:t>cooperation</w:t>
      </w:r>
      <w:r w:rsidRPr="00A9291C">
        <w:rPr>
          <w:rFonts w:eastAsia="Times New Roman" w:cs="Times New Roman"/>
          <w:b/>
          <w:iCs/>
          <w:sz w:val="26"/>
        </w:rPr>
        <w:t xml:space="preserve">, and </w:t>
      </w:r>
      <w:r w:rsidRPr="00A9291C">
        <w:rPr>
          <w:rFonts w:eastAsia="Times New Roman" w:cs="Times New Roman"/>
          <w:b/>
          <w:iCs/>
          <w:sz w:val="26"/>
          <w:u w:val="single"/>
        </w:rPr>
        <w:t>declining rivalry factor</w:t>
      </w:r>
      <w:r w:rsidRPr="00A9291C">
        <w:rPr>
          <w:rFonts w:eastAsia="Times New Roman" w:cs="Times New Roman"/>
          <w:b/>
          <w:iCs/>
          <w:sz w:val="26"/>
        </w:rPr>
        <w:t xml:space="preserve"> make escalation and miscalc impossible.</w:t>
      </w:r>
    </w:p>
    <w:p w14:paraId="125E96DB" w14:textId="77777777" w:rsidR="00A9291C" w:rsidRPr="00A9291C" w:rsidRDefault="00A9291C" w:rsidP="00A9291C">
      <w:pPr>
        <w:rPr>
          <w:rFonts w:eastAsia="Aptos"/>
        </w:rPr>
      </w:pPr>
      <w:r w:rsidRPr="00A9291C">
        <w:rPr>
          <w:rFonts w:eastAsia="Aptos"/>
          <w:b/>
          <w:bCs/>
          <w:sz w:val="26"/>
        </w:rPr>
        <w:t>Vlček ’24</w:t>
      </w:r>
      <w:r w:rsidRPr="00A9291C">
        <w:rPr>
          <w:rFonts w:eastAsia="Aptos"/>
        </w:rPr>
        <w:t xml:space="preserve"> [Tomáš Vlček; Associate Professor, Department of International Relations and European Studies, Faculty of Social Studies, Masaryk University. Martin Chovančík; Assistant Professor, Department of International Relations and European Studies &amp; International Institute of Political Science, Faculty of Social Studies, Masaryk University. Kateřina Uhlířová; Assistant Professor, Department of International and European Law, Faculty of Law, Masaryk University. Martin Jirušek;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Taylor &amp; Francis, published 1-11-2024, accessed 7-3-2025, https://www.tandfonline.com/doi/full/10.1080/09668136.2023.2292471] olivia</w:t>
      </w:r>
    </w:p>
    <w:p w14:paraId="51CE111F" w14:textId="77777777" w:rsidR="00A9291C" w:rsidRPr="00A9291C" w:rsidRDefault="00A9291C" w:rsidP="00A9291C">
      <w:pPr>
        <w:rPr>
          <w:rFonts w:eastAsia="Aptos"/>
          <w:i/>
          <w:iCs/>
        </w:rPr>
      </w:pPr>
      <w:r w:rsidRPr="00A9291C">
        <w:rPr>
          <w:rFonts w:eastAsia="Aptos"/>
          <w:i/>
          <w:iCs/>
        </w:rPr>
        <w:t>*STWM = Steps to War Model</w:t>
      </w:r>
    </w:p>
    <w:p w14:paraId="6973A9A0" w14:textId="77777777" w:rsidR="00A9291C" w:rsidRPr="00A9291C" w:rsidRDefault="00A9291C" w:rsidP="00A9291C">
      <w:pPr>
        <w:rPr>
          <w:rFonts w:eastAsia="Aptos"/>
          <w:sz w:val="16"/>
        </w:rPr>
      </w:pPr>
      <w:r w:rsidRPr="00A9291C">
        <w:rPr>
          <w:rFonts w:eastAsia="Aptos"/>
          <w:sz w:val="16"/>
        </w:rPr>
        <w:t xml:space="preserve">Our </w:t>
      </w:r>
      <w:r w:rsidRPr="00A9291C">
        <w:rPr>
          <w:rFonts w:eastAsia="Aptos"/>
          <w:b/>
          <w:iCs/>
          <w:highlight w:val="cyan"/>
          <w:u w:val="single"/>
        </w:rPr>
        <w:t>research</w:t>
      </w:r>
      <w:r w:rsidRPr="00A9291C">
        <w:rPr>
          <w:rFonts w:eastAsia="Aptos"/>
          <w:u w:val="single"/>
        </w:rPr>
        <w:t xml:space="preserve"> has applied the three main indicators of </w:t>
      </w:r>
      <w:r w:rsidRPr="00A9291C">
        <w:rPr>
          <w:rFonts w:eastAsia="Aptos"/>
          <w:b/>
          <w:iCs/>
          <w:u w:val="single"/>
        </w:rPr>
        <w:t>STWM</w:t>
      </w:r>
      <w:r w:rsidRPr="00A9291C">
        <w:rPr>
          <w:rFonts w:eastAsia="Aptos"/>
          <w:u w:val="single"/>
        </w:rPr>
        <w:t xml:space="preserve"> to the Arctic region </w:t>
      </w:r>
      <w:proofErr w:type="gramStart"/>
      <w:r w:rsidRPr="00A9291C">
        <w:rPr>
          <w:rFonts w:eastAsia="Aptos"/>
          <w:u w:val="single"/>
        </w:rPr>
        <w:t>with regard to</w:t>
      </w:r>
      <w:proofErr w:type="gramEnd"/>
      <w:r w:rsidRPr="00A9291C">
        <w:rPr>
          <w:rFonts w:eastAsia="Aptos"/>
          <w:u w:val="single"/>
        </w:rPr>
        <w:t xml:space="preserve"> the Arctic Council states</w:t>
      </w:r>
      <w:r w:rsidRPr="00A9291C">
        <w:rPr>
          <w:rFonts w:eastAsia="Aptos"/>
          <w:sz w:val="16"/>
        </w:rPr>
        <w:t xml:space="preserve"> in the period </w:t>
      </w:r>
      <w:r w:rsidRPr="00A9291C">
        <w:rPr>
          <w:rFonts w:eastAsia="Aptos"/>
          <w:u w:val="single"/>
        </w:rPr>
        <w:t>since 2014</w:t>
      </w:r>
      <w:r w:rsidRPr="00A9291C">
        <w:rPr>
          <w:rFonts w:eastAsia="Aptos"/>
          <w:sz w:val="16"/>
        </w:rPr>
        <w:t xml:space="preserve">. </w:t>
      </w:r>
      <w:r w:rsidRPr="00A9291C">
        <w:rPr>
          <w:rFonts w:eastAsia="Aptos"/>
          <w:u w:val="single"/>
        </w:rPr>
        <w:t>We have sought to answer whether the conflict potential has been trending upwards since 2014</w:t>
      </w:r>
      <w:r w:rsidRPr="00A9291C">
        <w:rPr>
          <w:rFonts w:eastAsia="Aptos"/>
          <w:sz w:val="16"/>
        </w:rPr>
        <w:t xml:space="preserve"> and how close it is to a critical threshold based on recent developments. </w:t>
      </w:r>
      <w:r w:rsidRPr="00A9291C">
        <w:rPr>
          <w:rFonts w:eastAsia="Aptos"/>
          <w:u w:val="single"/>
        </w:rPr>
        <w:t xml:space="preserve">The outcomes </w:t>
      </w:r>
      <w:r w:rsidRPr="00A9291C">
        <w:rPr>
          <w:rFonts w:eastAsia="Aptos"/>
          <w:highlight w:val="cyan"/>
          <w:u w:val="single"/>
        </w:rPr>
        <w:t xml:space="preserve">show </w:t>
      </w:r>
      <w:r w:rsidRPr="00A9291C">
        <w:rPr>
          <w:rFonts w:eastAsia="Aptos"/>
          <w:u w:val="single"/>
        </w:rPr>
        <w:t>clear evidence confirming rising confrontational behaviour</w:t>
      </w:r>
      <w:r w:rsidRPr="00A9291C">
        <w:rPr>
          <w:rFonts w:eastAsia="Aptos"/>
          <w:sz w:val="16"/>
        </w:rPr>
        <w:t xml:space="preserve"> in the militarisation marker. On the other hand, </w:t>
      </w:r>
      <w:r w:rsidRPr="00A9291C">
        <w:rPr>
          <w:rFonts w:eastAsia="Aptos"/>
          <w:u w:val="single"/>
        </w:rPr>
        <w:t xml:space="preserve">the rivalry indicator shows </w:t>
      </w:r>
      <w:r w:rsidRPr="00A9291C">
        <w:rPr>
          <w:rFonts w:eastAsia="Aptos"/>
          <w:b/>
          <w:iCs/>
          <w:u w:val="single"/>
        </w:rPr>
        <w:t xml:space="preserve">continued </w:t>
      </w:r>
      <w:r w:rsidRPr="00A9291C">
        <w:rPr>
          <w:rFonts w:eastAsia="Aptos"/>
          <w:b/>
          <w:iCs/>
          <w:highlight w:val="cyan"/>
          <w:u w:val="single"/>
        </w:rPr>
        <w:t>cooperative behaviour</w:t>
      </w:r>
      <w:r w:rsidRPr="00A9291C">
        <w:rPr>
          <w:rFonts w:eastAsia="Aptos"/>
          <w:sz w:val="16"/>
        </w:rPr>
        <w:t xml:space="preserve">, </w:t>
      </w:r>
      <w:r w:rsidRPr="00A9291C">
        <w:rPr>
          <w:rFonts w:eastAsia="Aptos"/>
          <w:u w:val="single"/>
        </w:rPr>
        <w:t xml:space="preserve">while the </w:t>
      </w:r>
      <w:r w:rsidRPr="00A9291C">
        <w:rPr>
          <w:rFonts w:eastAsia="Aptos"/>
          <w:b/>
          <w:iCs/>
          <w:u w:val="single"/>
        </w:rPr>
        <w:t>coalition-building analysis</w:t>
      </w:r>
      <w:r w:rsidRPr="00A9291C">
        <w:rPr>
          <w:rFonts w:eastAsia="Aptos"/>
          <w:sz w:val="16"/>
        </w:rPr>
        <w:t xml:space="preserve"> also shows a mostly cooperative approach in the post-Crimea period, then a sharp decline after February 2022.</w:t>
      </w:r>
    </w:p>
    <w:p w14:paraId="153F5763" w14:textId="77777777" w:rsidR="00A9291C" w:rsidRPr="00A9291C" w:rsidRDefault="00A9291C" w:rsidP="00A9291C">
      <w:pPr>
        <w:rPr>
          <w:rFonts w:eastAsia="Aptos"/>
          <w:u w:val="single"/>
        </w:rPr>
      </w:pPr>
      <w:r w:rsidRPr="00A9291C">
        <w:rPr>
          <w:rFonts w:eastAsia="Aptos"/>
          <w:sz w:val="16"/>
        </w:rPr>
        <w:t xml:space="preserve">Thus, the </w:t>
      </w:r>
      <w:r w:rsidRPr="00A9291C">
        <w:rPr>
          <w:rFonts w:eastAsia="Aptos"/>
          <w:u w:val="single"/>
        </w:rPr>
        <w:t>STWM, as one of the most sensitive models of escalation potential of territorial disputes</w:t>
      </w:r>
      <w:r w:rsidRPr="00A9291C">
        <w:rPr>
          <w:rFonts w:eastAsia="Aptos"/>
          <w:sz w:val="16"/>
        </w:rPr>
        <w:t xml:space="preserve">, </w:t>
      </w:r>
      <w:r w:rsidRPr="00A9291C">
        <w:rPr>
          <w:rFonts w:eastAsia="Aptos"/>
          <w:u w:val="single"/>
        </w:rPr>
        <w:t>confirms confrontational behaviour in two indicators</w:t>
      </w:r>
      <w:r w:rsidRPr="00A9291C">
        <w:rPr>
          <w:rFonts w:eastAsia="Aptos"/>
          <w:sz w:val="16"/>
        </w:rPr>
        <w:t xml:space="preserve">, </w:t>
      </w:r>
      <w:r w:rsidRPr="00A9291C">
        <w:rPr>
          <w:rFonts w:eastAsia="Aptos"/>
          <w:u w:val="single"/>
        </w:rPr>
        <w:t>militarisation and coalition-buildi</w:t>
      </w:r>
      <w:r w:rsidRPr="00A9291C">
        <w:rPr>
          <w:rFonts w:eastAsia="Aptos"/>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A9291C">
        <w:rPr>
          <w:rFonts w:eastAsia="Aptos"/>
          <w:u w:val="single"/>
        </w:rPr>
        <w:t>Since all three indicators of the STWM</w:t>
      </w:r>
      <w:r w:rsidRPr="00A9291C">
        <w:rPr>
          <w:rFonts w:eastAsia="Aptos"/>
          <w:sz w:val="16"/>
        </w:rPr>
        <w:t xml:space="preserve"> must show the relevant trends </w:t>
      </w:r>
      <w:proofErr w:type="gramStart"/>
      <w:r w:rsidRPr="00A9291C">
        <w:rPr>
          <w:rFonts w:eastAsia="Aptos"/>
          <w:sz w:val="16"/>
        </w:rPr>
        <w:t>in order to</w:t>
      </w:r>
      <w:proofErr w:type="gramEnd"/>
      <w:r w:rsidRPr="00A9291C">
        <w:rPr>
          <w:rFonts w:eastAsia="Aptos"/>
          <w:sz w:val="16"/>
        </w:rPr>
        <w:t xml:space="preserve"> signal increased likelihood of international armed conflict, </w:t>
      </w:r>
      <w:r w:rsidRPr="00A9291C">
        <w:rPr>
          <w:rFonts w:eastAsia="Aptos"/>
          <w:u w:val="single"/>
        </w:rPr>
        <w:t xml:space="preserve">in the case of the </w:t>
      </w:r>
      <w:r w:rsidRPr="00A9291C">
        <w:rPr>
          <w:rFonts w:eastAsia="Aptos"/>
          <w:highlight w:val="cyan"/>
          <w:u w:val="single"/>
        </w:rPr>
        <w:t>Arctic</w:t>
      </w:r>
      <w:r w:rsidRPr="00A9291C">
        <w:rPr>
          <w:rFonts w:eastAsia="Aptos"/>
          <w:u w:val="single"/>
        </w:rPr>
        <w:t xml:space="preserve">, such </w:t>
      </w:r>
      <w:r w:rsidRPr="00A9291C">
        <w:rPr>
          <w:rFonts w:eastAsia="Aptos"/>
          <w:highlight w:val="cyan"/>
          <w:u w:val="single"/>
        </w:rPr>
        <w:t>conflict</w:t>
      </w:r>
      <w:r w:rsidRPr="00A9291C">
        <w:rPr>
          <w:rFonts w:eastAsia="Aptos"/>
          <w:u w:val="single"/>
        </w:rPr>
        <w:t xml:space="preserve"> is </w:t>
      </w:r>
      <w:r w:rsidRPr="00A9291C">
        <w:rPr>
          <w:rFonts w:eastAsia="Aptos"/>
          <w:b/>
          <w:iCs/>
          <w:highlight w:val="cyan"/>
          <w:u w:val="single"/>
        </w:rPr>
        <w:t>not predicted</w:t>
      </w:r>
      <w:r w:rsidRPr="00A9291C">
        <w:rPr>
          <w:rFonts w:eastAsia="Aptos"/>
          <w:u w:val="single"/>
        </w:rPr>
        <w:t>.</w:t>
      </w:r>
    </w:p>
    <w:p w14:paraId="3A0838E6" w14:textId="77777777" w:rsidR="00A9291C" w:rsidRPr="00A9291C" w:rsidRDefault="00A9291C" w:rsidP="00A9291C">
      <w:pPr>
        <w:rPr>
          <w:rFonts w:eastAsia="Aptos"/>
          <w:sz w:val="16"/>
        </w:rPr>
      </w:pPr>
      <w:r w:rsidRPr="00A9291C">
        <w:rPr>
          <w:rFonts w:eastAsia="Aptos"/>
          <w:sz w:val="16"/>
        </w:rPr>
        <w:t xml:space="preserve">Thus, while the research clearly shows a rise in conflict potential, critically, </w:t>
      </w:r>
      <w:r w:rsidRPr="00A9291C">
        <w:rPr>
          <w:rFonts w:eastAsia="Aptos"/>
          <w:u w:val="single"/>
        </w:rPr>
        <w:t xml:space="preserve">the </w:t>
      </w:r>
      <w:r w:rsidRPr="00A9291C">
        <w:rPr>
          <w:rFonts w:eastAsia="Aptos"/>
          <w:highlight w:val="cyan"/>
          <w:u w:val="single"/>
        </w:rPr>
        <w:t xml:space="preserve">rivalry </w:t>
      </w:r>
      <w:r w:rsidRPr="00A9291C">
        <w:rPr>
          <w:rFonts w:eastAsia="Aptos"/>
          <w:u w:val="single"/>
        </w:rPr>
        <w:t xml:space="preserve">factor has </w:t>
      </w:r>
      <w:r w:rsidRPr="00A9291C">
        <w:rPr>
          <w:rFonts w:eastAsia="Aptos"/>
          <w:b/>
          <w:iCs/>
          <w:highlight w:val="cyan"/>
          <w:u w:val="single"/>
        </w:rPr>
        <w:t>not increased</w:t>
      </w:r>
      <w:r w:rsidRPr="00A9291C">
        <w:rPr>
          <w:rFonts w:eastAsia="Aptos"/>
          <w:sz w:val="16"/>
        </w:rPr>
        <w:t xml:space="preserve">. In other words, </w:t>
      </w:r>
      <w:r w:rsidRPr="00A9291C">
        <w:rPr>
          <w:rFonts w:eastAsia="Aptos"/>
          <w:highlight w:val="cyan"/>
          <w:u w:val="single"/>
        </w:rPr>
        <w:t>no</w:t>
      </w:r>
      <w:r w:rsidRPr="00A9291C">
        <w:rPr>
          <w:rFonts w:eastAsia="Aptos"/>
          <w:u w:val="single"/>
        </w:rPr>
        <w:t xml:space="preserve">ne of the </w:t>
      </w:r>
      <w:r w:rsidRPr="00A9291C">
        <w:rPr>
          <w:rFonts w:eastAsia="Aptos"/>
          <w:highlight w:val="cyan"/>
          <w:u w:val="single"/>
        </w:rPr>
        <w:t>actor</w:t>
      </w:r>
      <w:r w:rsidRPr="00A9291C">
        <w:rPr>
          <w:rFonts w:eastAsia="Aptos"/>
          <w:u w:val="single"/>
        </w:rPr>
        <w:t xml:space="preserve">s in the examined region </w:t>
      </w:r>
      <w:proofErr w:type="gramStart"/>
      <w:r w:rsidRPr="00A9291C">
        <w:rPr>
          <w:rFonts w:eastAsia="Aptos"/>
          <w:highlight w:val="cyan"/>
          <w:u w:val="single"/>
        </w:rPr>
        <w:t>has</w:t>
      </w:r>
      <w:proofErr w:type="gramEnd"/>
      <w:r w:rsidRPr="00A9291C">
        <w:rPr>
          <w:rFonts w:eastAsia="Aptos"/>
          <w:u w:val="single"/>
        </w:rPr>
        <w:t xml:space="preserve"> an </w:t>
      </w:r>
      <w:r w:rsidRPr="00A9291C">
        <w:rPr>
          <w:rFonts w:eastAsia="Aptos"/>
          <w:b/>
          <w:iCs/>
          <w:highlight w:val="cyan"/>
          <w:u w:val="single"/>
        </w:rPr>
        <w:t>interest in escalating</w:t>
      </w:r>
      <w:r w:rsidRPr="00A9291C">
        <w:rPr>
          <w:rFonts w:eastAsia="Aptos"/>
          <w:sz w:val="16"/>
        </w:rPr>
        <w:t xml:space="preserve"> confrontational behaviour. While the </w:t>
      </w:r>
      <w:r w:rsidRPr="00A9291C">
        <w:rPr>
          <w:rFonts w:eastAsia="Aptos"/>
          <w:u w:val="single"/>
        </w:rPr>
        <w:t xml:space="preserve">military presence is growing in the Arctic, this growth has </w:t>
      </w:r>
      <w:r w:rsidRPr="00A9291C">
        <w:rPr>
          <w:rFonts w:eastAsia="Aptos"/>
          <w:b/>
          <w:iCs/>
          <w:u w:val="single"/>
        </w:rPr>
        <w:t>not diverged</w:t>
      </w:r>
      <w:r w:rsidRPr="00A9291C">
        <w:rPr>
          <w:rFonts w:eastAsia="Aptos"/>
          <w:u w:val="single"/>
        </w:rPr>
        <w:t xml:space="preserve"> drastically from the </w:t>
      </w:r>
      <w:r w:rsidRPr="00A9291C">
        <w:rPr>
          <w:rFonts w:eastAsia="Aptos"/>
          <w:b/>
          <w:iCs/>
          <w:u w:val="single"/>
        </w:rPr>
        <w:t>previous trend</w:t>
      </w:r>
      <w:r w:rsidRPr="00A9291C">
        <w:rPr>
          <w:rFonts w:eastAsia="Aptos"/>
          <w:sz w:val="16"/>
        </w:rPr>
        <w:t xml:space="preserve">. Even on the worsened geopolitical playing field after February 2022, </w:t>
      </w:r>
      <w:r w:rsidRPr="00A9291C">
        <w:rPr>
          <w:rFonts w:eastAsia="Aptos"/>
          <w:highlight w:val="cyan"/>
          <w:u w:val="single"/>
        </w:rPr>
        <w:t>communication</w:t>
      </w:r>
      <w:r w:rsidRPr="00A9291C">
        <w:rPr>
          <w:rFonts w:eastAsia="Aptos"/>
          <w:u w:val="single"/>
        </w:rPr>
        <w:t xml:space="preserve"> channels have </w:t>
      </w:r>
      <w:r w:rsidRPr="00A9291C">
        <w:rPr>
          <w:rFonts w:eastAsia="Aptos"/>
          <w:b/>
          <w:iCs/>
          <w:highlight w:val="cyan"/>
          <w:u w:val="single"/>
        </w:rPr>
        <w:t>not</w:t>
      </w:r>
      <w:r w:rsidRPr="00A9291C">
        <w:rPr>
          <w:rFonts w:eastAsia="Aptos"/>
          <w:b/>
          <w:iCs/>
          <w:u w:val="single"/>
        </w:rPr>
        <w:t xml:space="preserve"> been </w:t>
      </w:r>
      <w:r w:rsidRPr="00A9291C">
        <w:rPr>
          <w:rFonts w:eastAsia="Aptos"/>
          <w:b/>
          <w:iCs/>
          <w:highlight w:val="cyan"/>
          <w:u w:val="single"/>
        </w:rPr>
        <w:t>interrupted</w:t>
      </w:r>
      <w:r w:rsidRPr="00A9291C">
        <w:rPr>
          <w:rFonts w:eastAsia="Aptos"/>
          <w:sz w:val="16"/>
        </w:rPr>
        <w:t xml:space="preserve">, and the </w:t>
      </w:r>
      <w:r w:rsidRPr="00A9291C">
        <w:rPr>
          <w:rFonts w:eastAsia="Aptos"/>
          <w:u w:val="single"/>
        </w:rPr>
        <w:t xml:space="preserve">rivalry indicators clearly show </w:t>
      </w:r>
      <w:r w:rsidRPr="00A9291C">
        <w:rPr>
          <w:rFonts w:eastAsia="Aptos"/>
          <w:b/>
          <w:iCs/>
          <w:u w:val="single"/>
        </w:rPr>
        <w:t>cooperative behaviour</w:t>
      </w:r>
      <w:r w:rsidRPr="00A9291C">
        <w:rPr>
          <w:rFonts w:eastAsia="Aptos"/>
          <w:sz w:val="16"/>
        </w:rPr>
        <w:t xml:space="preserve"> among the actors, including indications of efforts to continue in this manner.</w:t>
      </w:r>
    </w:p>
    <w:p w14:paraId="687B916A" w14:textId="77777777" w:rsidR="00A9291C" w:rsidRPr="00A9291C" w:rsidRDefault="00A9291C" w:rsidP="00A9291C">
      <w:pPr>
        <w:rPr>
          <w:rFonts w:eastAsia="Aptos"/>
          <w:sz w:val="16"/>
        </w:rPr>
      </w:pPr>
      <w:r w:rsidRPr="00A9291C">
        <w:rPr>
          <w:rFonts w:eastAsia="Aptos"/>
          <w:sz w:val="16"/>
        </w:rPr>
        <w:t xml:space="preserve">Since 2014, defence spending has risen. There have been frequent rhetorical confrontations, and the undisputable military build-up by Russia and the other Arctic states has increased. Overall, international tensions have risen. Nevertheless, the </w:t>
      </w:r>
      <w:r w:rsidRPr="00A9291C">
        <w:rPr>
          <w:rFonts w:eastAsia="Aptos"/>
          <w:u w:val="single"/>
        </w:rPr>
        <w:t xml:space="preserve">actors in the </w:t>
      </w:r>
      <w:r w:rsidRPr="00A9291C">
        <w:rPr>
          <w:rFonts w:eastAsia="Aptos"/>
          <w:highlight w:val="cyan"/>
          <w:u w:val="single"/>
        </w:rPr>
        <w:t>Arctic</w:t>
      </w:r>
      <w:r w:rsidRPr="00A9291C">
        <w:rPr>
          <w:rFonts w:eastAsia="Aptos"/>
          <w:u w:val="single"/>
        </w:rPr>
        <w:t xml:space="preserve"> have </w:t>
      </w:r>
      <w:r w:rsidRPr="00A9291C">
        <w:rPr>
          <w:rFonts w:eastAsia="Aptos"/>
          <w:highlight w:val="cyan"/>
          <w:u w:val="single"/>
        </w:rPr>
        <w:t>show</w:t>
      </w:r>
      <w:r w:rsidRPr="00A9291C">
        <w:rPr>
          <w:rFonts w:eastAsia="Aptos"/>
          <w:u w:val="single"/>
        </w:rPr>
        <w:t xml:space="preserve">n </w:t>
      </w:r>
      <w:r w:rsidRPr="00A9291C">
        <w:rPr>
          <w:rFonts w:eastAsia="Aptos"/>
          <w:b/>
          <w:iCs/>
          <w:highlight w:val="cyan"/>
          <w:u w:val="single"/>
        </w:rPr>
        <w:t>stability</w:t>
      </w:r>
      <w:r w:rsidRPr="00A9291C">
        <w:rPr>
          <w:rFonts w:eastAsia="Aptos"/>
          <w:u w:val="single"/>
        </w:rPr>
        <w:t xml:space="preserve"> </w:t>
      </w:r>
      <w:r w:rsidRPr="00A9291C">
        <w:rPr>
          <w:rFonts w:eastAsia="Aptos"/>
          <w:highlight w:val="cyan"/>
          <w:u w:val="single"/>
        </w:rPr>
        <w:t>and</w:t>
      </w:r>
      <w:r w:rsidRPr="00A9291C">
        <w:rPr>
          <w:rFonts w:eastAsia="Aptos"/>
          <w:u w:val="single"/>
        </w:rPr>
        <w:t xml:space="preserve"> </w:t>
      </w:r>
      <w:r w:rsidRPr="00A9291C">
        <w:rPr>
          <w:rFonts w:eastAsia="Aptos"/>
          <w:b/>
          <w:iCs/>
          <w:highlight w:val="cyan"/>
          <w:u w:val="single"/>
        </w:rPr>
        <w:t>adherence</w:t>
      </w:r>
      <w:r w:rsidRPr="00A9291C">
        <w:rPr>
          <w:rFonts w:eastAsia="Aptos"/>
          <w:highlight w:val="cyan"/>
          <w:u w:val="single"/>
        </w:rPr>
        <w:t xml:space="preserve"> to</w:t>
      </w:r>
      <w:r w:rsidRPr="00A9291C">
        <w:rPr>
          <w:rFonts w:eastAsia="Aptos"/>
          <w:u w:val="single"/>
        </w:rPr>
        <w:t xml:space="preserve"> the regime of regional cooperation institutions and </w:t>
      </w:r>
      <w:r w:rsidRPr="00A9291C">
        <w:rPr>
          <w:rFonts w:eastAsia="Aptos"/>
          <w:b/>
          <w:iCs/>
          <w:highlight w:val="cyan"/>
          <w:u w:val="single"/>
        </w:rPr>
        <w:t>treaties</w:t>
      </w:r>
      <w:r w:rsidRPr="00A9291C">
        <w:rPr>
          <w:rFonts w:eastAsia="Aptos"/>
          <w:sz w:val="16"/>
        </w:rPr>
        <w:t xml:space="preserve">.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militarisation and negative trends in coalition-building. In short, the </w:t>
      </w:r>
      <w:r w:rsidRPr="00A9291C">
        <w:rPr>
          <w:rFonts w:eastAsia="Aptos"/>
          <w:b/>
          <w:iCs/>
          <w:u w:val="single"/>
        </w:rPr>
        <w:t>rivalry factor</w:t>
      </w:r>
      <w:r w:rsidRPr="00A9291C">
        <w:rPr>
          <w:rFonts w:eastAsia="Aptos"/>
          <w:u w:val="single"/>
        </w:rPr>
        <w:t xml:space="preserve"> is </w:t>
      </w:r>
      <w:r w:rsidRPr="00A9291C">
        <w:rPr>
          <w:rFonts w:eastAsia="Aptos"/>
          <w:b/>
          <w:iCs/>
          <w:u w:val="single"/>
        </w:rPr>
        <w:t>strong enough</w:t>
      </w:r>
      <w:r w:rsidRPr="00A9291C">
        <w:rPr>
          <w:rFonts w:eastAsia="Aptos"/>
          <w:u w:val="single"/>
        </w:rPr>
        <w:t xml:space="preserve"> to </w:t>
      </w:r>
      <w:r w:rsidRPr="00A9291C">
        <w:rPr>
          <w:rFonts w:eastAsia="Aptos"/>
          <w:highlight w:val="cyan"/>
          <w:u w:val="single"/>
        </w:rPr>
        <w:t>offset</w:t>
      </w:r>
      <w:r w:rsidRPr="00A9291C">
        <w:rPr>
          <w:rFonts w:eastAsia="Aptos"/>
          <w:u w:val="single"/>
        </w:rPr>
        <w:t xml:space="preserve"> and even detract from the tensions caused by developments in </w:t>
      </w:r>
      <w:r w:rsidRPr="00A9291C">
        <w:rPr>
          <w:rFonts w:eastAsia="Aptos"/>
          <w:b/>
          <w:iCs/>
          <w:highlight w:val="cyan"/>
          <w:u w:val="single"/>
        </w:rPr>
        <w:t>militarisation</w:t>
      </w:r>
      <w:r w:rsidRPr="00A9291C">
        <w:rPr>
          <w:rFonts w:eastAsia="Aptos"/>
          <w:sz w:val="16"/>
        </w:rPr>
        <w:t xml:space="preserve"> and coalition-building.</w:t>
      </w:r>
    </w:p>
    <w:p w14:paraId="678682BF" w14:textId="77777777" w:rsidR="00A9291C" w:rsidRPr="00A9291C" w:rsidRDefault="00A9291C" w:rsidP="00A9291C">
      <w:pPr>
        <w:rPr>
          <w:rFonts w:eastAsia="Aptos"/>
          <w:sz w:val="16"/>
        </w:rPr>
      </w:pPr>
      <w:r w:rsidRPr="00A9291C">
        <w:rPr>
          <w:rFonts w:eastAsia="Aptos"/>
          <w:sz w:val="16"/>
        </w:rPr>
        <w:t xml:space="preserve">Placing this research within a larger international context, the prioritisation of the Arctic among the key players has decreased at the expense of developments in Eastern Europe and the world energy crisis. </w:t>
      </w:r>
      <w:r w:rsidRPr="00A9291C">
        <w:rPr>
          <w:rFonts w:eastAsia="Aptos"/>
          <w:u w:val="single"/>
        </w:rPr>
        <w:t xml:space="preserve">The enduring world economic crisis in the wake of the </w:t>
      </w:r>
      <w:r w:rsidRPr="00A9291C">
        <w:rPr>
          <w:rFonts w:eastAsia="Aptos"/>
          <w:highlight w:val="cyan"/>
          <w:u w:val="single"/>
        </w:rPr>
        <w:t>COVID</w:t>
      </w:r>
      <w:r w:rsidRPr="00A9291C">
        <w:rPr>
          <w:rFonts w:eastAsia="Aptos"/>
          <w:u w:val="single"/>
        </w:rPr>
        <w:t xml:space="preserve">-19 pandemic </w:t>
      </w:r>
      <w:r w:rsidRPr="00A9291C">
        <w:rPr>
          <w:rFonts w:eastAsia="Aptos"/>
          <w:highlight w:val="cyan"/>
          <w:u w:val="single"/>
        </w:rPr>
        <w:t>and</w:t>
      </w:r>
      <w:r w:rsidRPr="00A9291C">
        <w:rPr>
          <w:rFonts w:eastAsia="Aptos"/>
          <w:u w:val="single"/>
        </w:rPr>
        <w:t xml:space="preserve"> the invasion of </w:t>
      </w:r>
      <w:r w:rsidRPr="00A9291C">
        <w:rPr>
          <w:rFonts w:eastAsia="Aptos"/>
          <w:highlight w:val="cyan"/>
          <w:u w:val="single"/>
        </w:rPr>
        <w:t xml:space="preserve">Ukraine </w:t>
      </w:r>
      <w:r w:rsidRPr="00A9291C">
        <w:rPr>
          <w:rFonts w:eastAsia="Aptos"/>
          <w:b/>
          <w:iCs/>
          <w:highlight w:val="cyan"/>
          <w:u w:val="single"/>
        </w:rPr>
        <w:t>reduces</w:t>
      </w:r>
      <w:r w:rsidRPr="00A9291C">
        <w:rPr>
          <w:rFonts w:eastAsia="Aptos"/>
          <w:u w:val="single"/>
        </w:rPr>
        <w:t xml:space="preserve"> the desire for an escalation of another </w:t>
      </w:r>
      <w:r w:rsidRPr="00A9291C">
        <w:rPr>
          <w:rFonts w:eastAsia="Aptos"/>
          <w:b/>
          <w:iCs/>
          <w:highlight w:val="cyan"/>
          <w:u w:val="single"/>
        </w:rPr>
        <w:t>conflict</w:t>
      </w:r>
      <w:r w:rsidRPr="00A9291C">
        <w:rPr>
          <w:rFonts w:eastAsia="Aptos"/>
          <w:sz w:val="16"/>
        </w:rPr>
        <w:t xml:space="preserve"> in the Arctic. It is thus expected that </w:t>
      </w:r>
      <w:r w:rsidRPr="00A9291C">
        <w:rPr>
          <w:rFonts w:eastAsia="Aptos"/>
          <w:u w:val="single"/>
        </w:rPr>
        <w:t xml:space="preserve">the </w:t>
      </w:r>
      <w:r w:rsidRPr="00A9291C">
        <w:rPr>
          <w:rFonts w:eastAsia="Aptos"/>
          <w:highlight w:val="cyan"/>
          <w:u w:val="single"/>
        </w:rPr>
        <w:t>Arctic countries</w:t>
      </w:r>
      <w:r w:rsidRPr="00A9291C">
        <w:rPr>
          <w:rFonts w:eastAsia="Aptos"/>
          <w:u w:val="single"/>
        </w:rPr>
        <w:t xml:space="preserve"> will </w:t>
      </w:r>
      <w:r w:rsidRPr="00A9291C">
        <w:rPr>
          <w:rFonts w:eastAsia="Aptos"/>
          <w:highlight w:val="cyan"/>
          <w:u w:val="single"/>
        </w:rPr>
        <w:t xml:space="preserve">adhere to </w:t>
      </w:r>
      <w:r w:rsidRPr="00A9291C">
        <w:rPr>
          <w:rFonts w:eastAsia="Aptos"/>
          <w:b/>
          <w:iCs/>
          <w:highlight w:val="cyan"/>
          <w:u w:val="single"/>
        </w:rPr>
        <w:t>non-confrontation</w:t>
      </w:r>
      <w:r w:rsidRPr="00A9291C">
        <w:rPr>
          <w:rFonts w:eastAsia="Aptos"/>
          <w:b/>
          <w:iCs/>
          <w:u w:val="single"/>
        </w:rPr>
        <w:t>al behaviour</w:t>
      </w:r>
      <w:r w:rsidRPr="00A9291C">
        <w:rPr>
          <w:rFonts w:eastAsia="Aptos"/>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A9291C">
        <w:rPr>
          <w:rFonts w:eastAsia="Aptos"/>
          <w:u w:val="single"/>
        </w:rPr>
        <w:t xml:space="preserve">the rivalry factor will continue to </w:t>
      </w:r>
      <w:r w:rsidRPr="00A9291C">
        <w:rPr>
          <w:rFonts w:eastAsia="Aptos"/>
          <w:b/>
          <w:iCs/>
          <w:u w:val="single"/>
        </w:rPr>
        <w:t>support non-escalation</w:t>
      </w:r>
      <w:r w:rsidRPr="00A9291C">
        <w:rPr>
          <w:rFonts w:eastAsia="Aptos"/>
          <w:u w:val="single"/>
        </w:rPr>
        <w:t xml:space="preserve"> in the region</w:t>
      </w:r>
      <w:r w:rsidRPr="00A9291C">
        <w:rPr>
          <w:rFonts w:eastAsia="Aptos"/>
          <w:highlight w:val="cyan"/>
          <w:u w:val="single"/>
        </w:rPr>
        <w:t>.</w:t>
      </w:r>
    </w:p>
    <w:p w14:paraId="2E52C12A" w14:textId="77777777" w:rsidR="00A9291C" w:rsidRPr="00A9291C" w:rsidRDefault="00A9291C" w:rsidP="00A9291C">
      <w:pPr>
        <w:rPr>
          <w:rFonts w:eastAsia="Aptos"/>
          <w:u w:val="single"/>
        </w:rPr>
      </w:pPr>
      <w:r w:rsidRPr="00A9291C">
        <w:rPr>
          <w:rFonts w:eastAsia="Aptos"/>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A9291C">
        <w:rPr>
          <w:rFonts w:eastAsia="Aptos"/>
          <w:highlight w:val="cyan"/>
          <w:u w:val="single"/>
        </w:rPr>
        <w:t>persistent</w:t>
      </w:r>
      <w:r w:rsidRPr="00A9291C">
        <w:rPr>
          <w:rFonts w:eastAsia="Aptos"/>
          <w:u w:val="single"/>
        </w:rPr>
        <w:t xml:space="preserve"> </w:t>
      </w:r>
      <w:r w:rsidRPr="00A9291C">
        <w:rPr>
          <w:rFonts w:eastAsia="Aptos"/>
          <w:highlight w:val="cyan"/>
          <w:u w:val="single"/>
        </w:rPr>
        <w:t xml:space="preserve">rhetoric underlining </w:t>
      </w:r>
      <w:r w:rsidRPr="00A9291C">
        <w:rPr>
          <w:rFonts w:eastAsia="Aptos"/>
          <w:b/>
          <w:iCs/>
          <w:highlight w:val="cyan"/>
          <w:u w:val="single"/>
        </w:rPr>
        <w:t>cooperation</w:t>
      </w:r>
      <w:r w:rsidRPr="00A9291C">
        <w:rPr>
          <w:rFonts w:eastAsia="Aptos"/>
          <w:sz w:val="16"/>
        </w:rPr>
        <w:t xml:space="preserve"> and joint dispute settlement in the High North and agendas setting cooperative goals for respective coalitions. Thus, the coalition regime under which cooperation in </w:t>
      </w:r>
      <w:r w:rsidRPr="00A9291C">
        <w:rPr>
          <w:rFonts w:eastAsia="Aptos"/>
          <w:u w:val="single"/>
        </w:rPr>
        <w:t xml:space="preserve">the Arctic takes place appears </w:t>
      </w:r>
      <w:r w:rsidRPr="00A9291C">
        <w:rPr>
          <w:rFonts w:eastAsia="Aptos"/>
          <w:b/>
          <w:iCs/>
          <w:u w:val="single"/>
        </w:rPr>
        <w:t>stable</w:t>
      </w:r>
      <w:r w:rsidRPr="00A9291C">
        <w:rPr>
          <w:rFonts w:eastAsia="Aptos"/>
          <w:u w:val="single"/>
        </w:rPr>
        <w:t xml:space="preserve"> for the time being.</w:t>
      </w:r>
    </w:p>
    <w:p w14:paraId="37C931B0" w14:textId="77777777" w:rsidR="00A9291C" w:rsidRPr="00A9291C" w:rsidRDefault="00A9291C" w:rsidP="00A9291C">
      <w:pPr>
        <w:keepNext/>
        <w:keepLines/>
        <w:spacing w:before="200"/>
        <w:outlineLvl w:val="3"/>
        <w:rPr>
          <w:rFonts w:eastAsia="Times New Roman"/>
          <w:b/>
          <w:sz w:val="26"/>
        </w:rPr>
      </w:pPr>
      <w:r w:rsidRPr="00A9291C">
        <w:rPr>
          <w:rFonts w:eastAsia="Times New Roman"/>
          <w:b/>
          <w:sz w:val="26"/>
        </w:rPr>
        <w:t>No SCS war this decade — China will avoid confrontation.</w:t>
      </w:r>
    </w:p>
    <w:p w14:paraId="3C840714" w14:textId="77777777" w:rsidR="00A9291C" w:rsidRPr="00A9291C" w:rsidRDefault="00A9291C" w:rsidP="00A9291C">
      <w:pPr>
        <w:rPr>
          <w:rFonts w:eastAsia="Calibri"/>
        </w:rPr>
      </w:pPr>
      <w:r w:rsidRPr="00A9291C">
        <w:rPr>
          <w:rFonts w:eastAsia="Calibri"/>
          <w:b/>
          <w:sz w:val="26"/>
        </w:rPr>
        <w:t>Yuan 20</w:t>
      </w:r>
      <w:r w:rsidRPr="00A9291C">
        <w:rPr>
          <w:rFonts w:eastAsia="Calibri"/>
        </w:rPr>
        <w:t xml:space="preserve">, author of “Panda Not Dragon: Why </w:t>
      </w:r>
      <w:proofErr w:type="gramStart"/>
      <w:r w:rsidRPr="00A9291C">
        <w:rPr>
          <w:rFonts w:eastAsia="Calibri"/>
        </w:rPr>
        <w:t>The</w:t>
      </w:r>
      <w:proofErr w:type="gramEnd"/>
      <w:r w:rsidRPr="00A9291C">
        <w:rPr>
          <w:rFonts w:eastAsia="Calibri"/>
        </w:rPr>
        <w:t xml:space="preserve"> Rise of China is not a Threat”. Yuan’s works have appeared on multiple scholarly journals and conferences, with topics including the conflict between China and Japan over the Senkaku islands, South Korea’s cultural influence on Modern China, and others. He is currently completing his doctoral degree at Rutgers University. Yuan received his B.A. from Centre College and his M.S. from Northeastern University. (Shaoyu, 2-20-2020, South China Sea Threat Assessment: Is China a Threat or a Paper </w:t>
      </w:r>
      <w:proofErr w:type="gramStart"/>
      <w:r w:rsidRPr="00A9291C">
        <w:rPr>
          <w:rFonts w:eastAsia="Calibri"/>
        </w:rPr>
        <w:t>Tiger?,</w:t>
      </w:r>
      <w:proofErr w:type="gramEnd"/>
      <w:r w:rsidRPr="00A9291C">
        <w:rPr>
          <w:rFonts w:eastAsia="Calibri"/>
        </w:rPr>
        <w:t xml:space="preserve"> Georgetown Journal of International Affairs, https://gjia.georgetown.edu/2020/02/20/south-china-sea-threat-assessment/)</w:t>
      </w:r>
    </w:p>
    <w:p w14:paraId="30105173" w14:textId="77777777" w:rsidR="00A9291C" w:rsidRPr="00A9291C" w:rsidRDefault="00A9291C" w:rsidP="00A9291C">
      <w:pPr>
        <w:rPr>
          <w:rFonts w:eastAsia="Calibri"/>
          <w:sz w:val="14"/>
        </w:rPr>
      </w:pPr>
      <w:r w:rsidRPr="00A9291C">
        <w:rPr>
          <w:rFonts w:eastAsia="Calibri"/>
          <w:sz w:val="14"/>
        </w:rPr>
        <w:t xml:space="preserve">Tensions in the South China Sea continue to rise. China’s People’s Liberation Army Navy (PLAN)’s Rear Admiral Lou Yuan, regarded as a hawkish military commentator, recently proclaimed that the continuing dispute over the ownership of the South China Sea could be resolved by sinking two US aircraft carriers. Statements like </w:t>
      </w:r>
      <w:proofErr w:type="gramStart"/>
      <w:r w:rsidRPr="00A9291C">
        <w:rPr>
          <w:rFonts w:eastAsia="Calibri"/>
          <w:sz w:val="14"/>
        </w:rPr>
        <w:t>these result</w:t>
      </w:r>
      <w:proofErr w:type="gramEnd"/>
      <w:r w:rsidRPr="00A9291C">
        <w:rPr>
          <w:rFonts w:eastAsia="Calibri"/>
          <w:sz w:val="14"/>
        </w:rPr>
        <w:t xml:space="preserve"> in a legitimate fear that China’s increasing presence in the South China Sea might spark a kinetic military conflict with the United States. However, </w:t>
      </w:r>
      <w:r w:rsidRPr="00A9291C">
        <w:rPr>
          <w:rFonts w:eastAsia="Calibri"/>
          <w:u w:val="single"/>
        </w:rPr>
        <w:t>while most Western scholars and media are paying excessive attention to the rise of China, few are contemplating China’s weaknesses in the region.</w:t>
      </w:r>
      <w:r w:rsidRPr="00A9291C">
        <w:rPr>
          <w:rFonts w:eastAsia="Calibri"/>
          <w:sz w:val="14"/>
        </w:rPr>
        <w:t xml:space="preserve"> Despite China’s constant verbal objections and rising tensions with the United States in the last century, </w:t>
      </w:r>
      <w:r w:rsidRPr="00A9291C">
        <w:rPr>
          <w:rFonts w:eastAsia="Calibri"/>
          <w:u w:val="single"/>
        </w:rPr>
        <w:t>the world has yet to witness any major military confrontation between the two superpowers</w:t>
      </w:r>
      <w:r w:rsidRPr="00A9291C">
        <w:rPr>
          <w:rFonts w:eastAsia="Calibri"/>
          <w:sz w:val="14"/>
        </w:rPr>
        <w:t xml:space="preserve">. </w:t>
      </w:r>
      <w:r w:rsidRPr="00A9291C">
        <w:rPr>
          <w:rFonts w:eastAsia="Calibri"/>
          <w:highlight w:val="cyan"/>
          <w:u w:val="single"/>
          <w:bdr w:val="single" w:sz="8" w:space="0" w:color="auto"/>
        </w:rPr>
        <w:t>China will</w:t>
      </w:r>
      <w:r w:rsidRPr="00A9291C">
        <w:rPr>
          <w:rFonts w:eastAsia="Calibri"/>
          <w:u w:val="single"/>
          <w:bdr w:val="single" w:sz="8" w:space="0" w:color="auto"/>
        </w:rPr>
        <w:t xml:space="preserve"> continue to </w:t>
      </w:r>
      <w:r w:rsidRPr="00A9291C">
        <w:rPr>
          <w:rFonts w:eastAsia="Calibri"/>
          <w:highlight w:val="cyan"/>
          <w:u w:val="single"/>
          <w:bdr w:val="single" w:sz="8" w:space="0" w:color="auto"/>
        </w:rPr>
        <w:t>avoid</w:t>
      </w:r>
      <w:r w:rsidRPr="00A9291C">
        <w:rPr>
          <w:rFonts w:eastAsia="Calibri"/>
          <w:u w:val="single"/>
          <w:bdr w:val="single" w:sz="8" w:space="0" w:color="auto"/>
        </w:rPr>
        <w:t xml:space="preserve"> directly </w:t>
      </w:r>
      <w:r w:rsidRPr="00A9291C">
        <w:rPr>
          <w:rFonts w:eastAsia="Calibri"/>
          <w:highlight w:val="cyan"/>
          <w:u w:val="single"/>
          <w:bdr w:val="single" w:sz="8" w:space="0" w:color="auto"/>
        </w:rPr>
        <w:t>confronting the U</w:t>
      </w:r>
      <w:r w:rsidRPr="00A9291C">
        <w:rPr>
          <w:rFonts w:eastAsia="Calibri"/>
          <w:u w:val="single"/>
          <w:bdr w:val="single" w:sz="8" w:space="0" w:color="auto"/>
        </w:rPr>
        <w:t xml:space="preserve">nited </w:t>
      </w:r>
      <w:r w:rsidRPr="00A9291C">
        <w:rPr>
          <w:rFonts w:eastAsia="Calibri"/>
          <w:highlight w:val="cyan"/>
          <w:u w:val="single"/>
          <w:bdr w:val="single" w:sz="8" w:space="0" w:color="auto"/>
        </w:rPr>
        <w:t>S</w:t>
      </w:r>
      <w:r w:rsidRPr="00A9291C">
        <w:rPr>
          <w:rFonts w:eastAsia="Calibri"/>
          <w:u w:val="single"/>
          <w:bdr w:val="single" w:sz="8" w:space="0" w:color="auto"/>
        </w:rPr>
        <w:t xml:space="preserve">tates </w:t>
      </w:r>
      <w:r w:rsidRPr="00A9291C">
        <w:rPr>
          <w:rFonts w:eastAsia="Calibri"/>
          <w:highlight w:val="cyan"/>
          <w:u w:val="single"/>
          <w:bdr w:val="single" w:sz="8" w:space="0" w:color="auto"/>
        </w:rPr>
        <w:t>in the S</w:t>
      </w:r>
      <w:r w:rsidRPr="00A9291C">
        <w:rPr>
          <w:rFonts w:eastAsia="Calibri"/>
          <w:u w:val="single"/>
          <w:bdr w:val="single" w:sz="8" w:space="0" w:color="auto"/>
        </w:rPr>
        <w:t xml:space="preserve">outh </w:t>
      </w:r>
      <w:r w:rsidRPr="00A9291C">
        <w:rPr>
          <w:rFonts w:eastAsia="Calibri"/>
          <w:highlight w:val="cyan"/>
          <w:u w:val="single"/>
          <w:bdr w:val="single" w:sz="8" w:space="0" w:color="auto"/>
        </w:rPr>
        <w:t>C</w:t>
      </w:r>
      <w:r w:rsidRPr="00A9291C">
        <w:rPr>
          <w:rFonts w:eastAsia="Calibri"/>
          <w:u w:val="single"/>
          <w:bdr w:val="single" w:sz="8" w:space="0" w:color="auto"/>
        </w:rPr>
        <w:t xml:space="preserve">hina </w:t>
      </w:r>
      <w:r w:rsidRPr="00A9291C">
        <w:rPr>
          <w:rFonts w:eastAsia="Calibri"/>
          <w:highlight w:val="cyan"/>
          <w:u w:val="single"/>
          <w:bdr w:val="single" w:sz="8" w:space="0" w:color="auto"/>
        </w:rPr>
        <w:t>S</w:t>
      </w:r>
      <w:r w:rsidRPr="00A9291C">
        <w:rPr>
          <w:rFonts w:eastAsia="Calibri"/>
          <w:u w:val="single"/>
          <w:bdr w:val="single" w:sz="8" w:space="0" w:color="auto"/>
        </w:rPr>
        <w:t xml:space="preserve">ea </w:t>
      </w:r>
      <w:r w:rsidRPr="00A9291C">
        <w:rPr>
          <w:rFonts w:eastAsia="Calibri"/>
          <w:highlight w:val="cyan"/>
          <w:u w:val="single"/>
          <w:bdr w:val="single" w:sz="8" w:space="0" w:color="auto"/>
        </w:rPr>
        <w:t>for</w:t>
      </w:r>
      <w:r w:rsidRPr="00A9291C">
        <w:rPr>
          <w:rFonts w:eastAsia="Calibri"/>
          <w:u w:val="single"/>
          <w:bdr w:val="single" w:sz="8" w:space="0" w:color="auto"/>
        </w:rPr>
        <w:t xml:space="preserve"> </w:t>
      </w:r>
      <w:r w:rsidRPr="00A9291C">
        <w:rPr>
          <w:rFonts w:eastAsia="Calibri"/>
          <w:highlight w:val="cyan"/>
          <w:u w:val="single"/>
          <w:bdr w:val="single" w:sz="8" w:space="0" w:color="auto"/>
        </w:rPr>
        <w:t>at</w:t>
      </w:r>
      <w:r w:rsidRPr="00A9291C">
        <w:rPr>
          <w:rFonts w:eastAsia="Calibri"/>
          <w:u w:val="single"/>
          <w:bdr w:val="single" w:sz="8" w:space="0" w:color="auto"/>
        </w:rPr>
        <w:t xml:space="preserve"> </w:t>
      </w:r>
      <w:r w:rsidRPr="00A9291C">
        <w:rPr>
          <w:rFonts w:eastAsia="Calibri"/>
          <w:highlight w:val="cyan"/>
          <w:u w:val="single"/>
          <w:bdr w:val="single" w:sz="8" w:space="0" w:color="auto"/>
        </w:rPr>
        <w:t>least</w:t>
      </w:r>
      <w:r w:rsidRPr="00A9291C">
        <w:rPr>
          <w:rFonts w:eastAsia="Calibri"/>
          <w:u w:val="single"/>
          <w:bdr w:val="single" w:sz="8" w:space="0" w:color="auto"/>
        </w:rPr>
        <w:t xml:space="preserve"> </w:t>
      </w:r>
      <w:r w:rsidRPr="00A9291C">
        <w:rPr>
          <w:rFonts w:eastAsia="Calibri"/>
          <w:highlight w:val="cyan"/>
          <w:u w:val="single"/>
          <w:bdr w:val="single" w:sz="8" w:space="0" w:color="auto"/>
        </w:rPr>
        <w:t>another decade</w:t>
      </w:r>
      <w:r w:rsidRPr="00A9291C">
        <w:rPr>
          <w:rFonts w:eastAsia="Calibri"/>
          <w:u w:val="single"/>
          <w:bdr w:val="single" w:sz="8" w:space="0" w:color="auto"/>
        </w:rPr>
        <w:t xml:space="preserve"> </w:t>
      </w:r>
      <w:r w:rsidRPr="00A9291C">
        <w:rPr>
          <w:rFonts w:eastAsia="Calibri"/>
          <w:highlight w:val="cyan"/>
          <w:u w:val="single"/>
          <w:bdr w:val="single" w:sz="8" w:space="0" w:color="auto"/>
        </w:rPr>
        <w:t>because China’s military remains immature and defective</w:t>
      </w:r>
      <w:r w:rsidRPr="00A9291C">
        <w:rPr>
          <w:rFonts w:eastAsia="Calibri"/>
          <w:u w:val="single"/>
          <w:bdr w:val="single" w:sz="8" w:space="0" w:color="auto"/>
        </w:rPr>
        <w:t>.</w:t>
      </w:r>
      <w:r w:rsidRPr="00A9291C">
        <w:rPr>
          <w:rFonts w:eastAsia="Calibri"/>
          <w:sz w:val="14"/>
        </w:rPr>
        <w:t xml:space="preserve"> </w:t>
      </w:r>
      <w:r w:rsidRPr="00A9291C">
        <w:rPr>
          <w:rFonts w:eastAsia="Calibri"/>
          <w:u w:val="single"/>
        </w:rPr>
        <w:t>China’s weak joint command system, which has become an essential instrument in modern warfare, comprises its first major military weakness.</w:t>
      </w:r>
      <w:r w:rsidRPr="00A9291C">
        <w:rPr>
          <w:rFonts w:eastAsia="Calibri"/>
          <w:sz w:val="14"/>
        </w:rPr>
        <w:t xml:space="preserve"> </w:t>
      </w:r>
      <w:r w:rsidRPr="00A9291C">
        <w:rPr>
          <w:rFonts w:eastAsia="Calibri"/>
          <w:u w:val="single"/>
        </w:rPr>
        <w:t>If any military operations are to be conducted in a region such as the South China Sea, the integration and cooperation between the air force, navy, and landing army is indispensable</w:t>
      </w:r>
      <w:r w:rsidRPr="00A9291C">
        <w:rPr>
          <w:rFonts w:eastAsia="Calibri"/>
          <w:sz w:val="14"/>
        </w:rPr>
        <w:t xml:space="preserve">. However, even as it boasts the second largest defense spending figures worldwide, </w:t>
      </w:r>
      <w:r w:rsidRPr="00A9291C">
        <w:rPr>
          <w:rFonts w:eastAsia="Calibri"/>
          <w:u w:val="single"/>
        </w:rPr>
        <w:t>China only recently created their first and only joint command system</w:t>
      </w:r>
      <w:r w:rsidRPr="00A9291C">
        <w:rPr>
          <w:rFonts w:eastAsia="Calibri"/>
          <w:sz w:val="14"/>
        </w:rPr>
        <w:t xml:space="preserve">, the Joint Staff Department of the Central Military Commission (CMC), under President Xi Jinping’s new national defense and military reform. In addition, around 70 percent of the PLA soldiers belong to the PLA Army, and almost all senior officers on the CMC are army officers. </w:t>
      </w:r>
      <w:r w:rsidRPr="00A9291C">
        <w:rPr>
          <w:rFonts w:eastAsia="Calibri"/>
          <w:highlight w:val="cyan"/>
          <w:u w:val="single"/>
        </w:rPr>
        <w:t>This imbalance has the potential to cause serious complications</w:t>
      </w:r>
      <w:r w:rsidRPr="00A9291C">
        <w:rPr>
          <w:rFonts w:eastAsia="Calibri"/>
          <w:u w:val="single"/>
        </w:rPr>
        <w:t xml:space="preserve">, such as interservice rivalry for the newly formed Joint Staff Department, </w:t>
      </w:r>
      <w:r w:rsidRPr="00A9291C">
        <w:rPr>
          <w:rFonts w:eastAsia="Calibri"/>
          <w:highlight w:val="cyan"/>
          <w:u w:val="single"/>
        </w:rPr>
        <w:t>when it comes to decision-making</w:t>
      </w:r>
      <w:r w:rsidRPr="00A9291C">
        <w:rPr>
          <w:rFonts w:eastAsia="Calibri"/>
          <w:u w:val="single"/>
        </w:rPr>
        <w:t xml:space="preserve"> involving naval and aerial </w:t>
      </w:r>
      <w:proofErr w:type="gramStart"/>
      <w:r w:rsidRPr="00A9291C">
        <w:rPr>
          <w:rFonts w:eastAsia="Calibri"/>
          <w:u w:val="single"/>
        </w:rPr>
        <w:t>affairs―</w:t>
      </w:r>
      <w:r w:rsidRPr="00A9291C">
        <w:rPr>
          <w:rFonts w:eastAsia="Calibri"/>
          <w:highlight w:val="cyan"/>
          <w:u w:val="single"/>
        </w:rPr>
        <w:t>areas</w:t>
      </w:r>
      <w:proofErr w:type="gramEnd"/>
      <w:r w:rsidRPr="00A9291C">
        <w:rPr>
          <w:rFonts w:eastAsia="Calibri"/>
          <w:highlight w:val="cyan"/>
          <w:u w:val="single"/>
        </w:rPr>
        <w:t xml:space="preserve"> in which army officers have no experience.</w:t>
      </w:r>
      <w:r w:rsidRPr="00A9291C">
        <w:rPr>
          <w:rFonts w:eastAsia="Calibri"/>
          <w:u w:val="single"/>
        </w:rPr>
        <w:t xml:space="preserve"> </w:t>
      </w:r>
      <w:r w:rsidRPr="00A9291C">
        <w:rPr>
          <w:rFonts w:eastAsia="Calibri"/>
          <w:sz w:val="14"/>
        </w:rPr>
        <w:t xml:space="preserve">The Chinese are certainly attempting to resolve this problem by establishing departments like the PLA Joint Logistic Support Force, which handles logistical operations and oversees the military supplies, infirmaries, and barracks of the PLA. However, </w:t>
      </w:r>
      <w:r w:rsidRPr="00A9291C">
        <w:rPr>
          <w:rFonts w:eastAsia="Calibri"/>
          <w:highlight w:val="cyan"/>
          <w:u w:val="single"/>
        </w:rPr>
        <w:t xml:space="preserve">the “peace </w:t>
      </w:r>
      <w:proofErr w:type="gramStart"/>
      <w:r w:rsidRPr="00A9291C">
        <w:rPr>
          <w:rFonts w:eastAsia="Calibri"/>
          <w:highlight w:val="cyan"/>
          <w:u w:val="single"/>
        </w:rPr>
        <w:t>disease”</w:t>
      </w:r>
      <w:r w:rsidRPr="00A9291C">
        <w:rPr>
          <w:rFonts w:eastAsia="Calibri"/>
          <w:u w:val="single"/>
        </w:rPr>
        <w:t>―</w:t>
      </w:r>
      <w:proofErr w:type="gramEnd"/>
      <w:r w:rsidRPr="00A9291C">
        <w:rPr>
          <w:rFonts w:eastAsia="Calibri"/>
          <w:u w:val="single"/>
        </w:rPr>
        <w:t>an idea that a period of prolonged peace can weaken a state’s military ability―</w:t>
      </w:r>
      <w:r w:rsidRPr="00A9291C">
        <w:rPr>
          <w:rFonts w:eastAsia="Calibri"/>
          <w:highlight w:val="cyan"/>
          <w:u w:val="single"/>
        </w:rPr>
        <w:t>continues to hamper China’s military modernization</w:t>
      </w:r>
      <w:r w:rsidRPr="00A9291C">
        <w:rPr>
          <w:rFonts w:eastAsia="Calibri"/>
          <w:u w:val="single"/>
        </w:rPr>
        <w:t>, as there has been no opportunity to test its joint command system in actual combat. The last time China had a full-fledged military conflict was forty years ago with Vietnam, which concluded with a Chinese defeat</w:t>
      </w:r>
      <w:r w:rsidRPr="00A9291C">
        <w:rPr>
          <w:rFonts w:eastAsia="Calibri"/>
          <w:sz w:val="14"/>
        </w:rPr>
        <w:t xml:space="preserve">. </w:t>
      </w:r>
      <w:r w:rsidRPr="00A9291C">
        <w:rPr>
          <w:rFonts w:eastAsia="Calibri"/>
          <w:u w:val="single"/>
        </w:rPr>
        <w:t>If the CMC hopes to win a direct military engagement with US naval forces, it must compensate for lack of experience in operating a joint command system. Until it does so,</w:t>
      </w:r>
      <w:r w:rsidRPr="00A9291C">
        <w:rPr>
          <w:rFonts w:eastAsia="Calibri"/>
          <w:sz w:val="14"/>
        </w:rPr>
        <w:t xml:space="preserve"> </w:t>
      </w:r>
      <w:r w:rsidRPr="00A9291C">
        <w:rPr>
          <w:rFonts w:eastAsia="Calibri"/>
          <w:highlight w:val="cyan"/>
          <w:u w:val="single"/>
          <w:bdr w:val="single" w:sz="8" w:space="0" w:color="auto"/>
        </w:rPr>
        <w:t>China’s military poses little threat to the U</w:t>
      </w:r>
      <w:r w:rsidRPr="00A9291C">
        <w:rPr>
          <w:rFonts w:eastAsia="Calibri"/>
          <w:u w:val="single"/>
          <w:bdr w:val="single" w:sz="8" w:space="0" w:color="auto"/>
        </w:rPr>
        <w:t xml:space="preserve">nited </w:t>
      </w:r>
      <w:r w:rsidRPr="00A9291C">
        <w:rPr>
          <w:rFonts w:eastAsia="Calibri"/>
          <w:highlight w:val="cyan"/>
          <w:u w:val="single"/>
          <w:bdr w:val="single" w:sz="8" w:space="0" w:color="auto"/>
        </w:rPr>
        <w:t>S</w:t>
      </w:r>
      <w:r w:rsidRPr="00A9291C">
        <w:rPr>
          <w:rFonts w:eastAsia="Calibri"/>
          <w:u w:val="single"/>
          <w:bdr w:val="single" w:sz="8" w:space="0" w:color="auto"/>
        </w:rPr>
        <w:t xml:space="preserve">tates </w:t>
      </w:r>
      <w:r w:rsidRPr="00A9291C">
        <w:rPr>
          <w:rFonts w:eastAsia="Calibri"/>
          <w:highlight w:val="cyan"/>
          <w:u w:val="single"/>
          <w:bdr w:val="single" w:sz="8" w:space="0" w:color="auto"/>
        </w:rPr>
        <w:t>and</w:t>
      </w:r>
      <w:r w:rsidRPr="00A9291C">
        <w:rPr>
          <w:rFonts w:eastAsia="Calibri"/>
          <w:u w:val="single"/>
          <w:bdr w:val="single" w:sz="8" w:space="0" w:color="auto"/>
        </w:rPr>
        <w:t xml:space="preserve"> its </w:t>
      </w:r>
      <w:r w:rsidRPr="00A9291C">
        <w:rPr>
          <w:rFonts w:eastAsia="Calibri"/>
          <w:highlight w:val="cyan"/>
          <w:u w:val="single"/>
          <w:bdr w:val="single" w:sz="8" w:space="0" w:color="auto"/>
        </w:rPr>
        <w:t>allies</w:t>
      </w:r>
      <w:r w:rsidRPr="00A9291C">
        <w:rPr>
          <w:rFonts w:eastAsia="Calibri"/>
          <w:sz w:val="14"/>
        </w:rPr>
        <w:t xml:space="preserve">. Sea power is crucial for taking control of the South China Sea. The Chinese Navy is divided into the North, East, and South Fleets. Among the four divisions, the PLAN’s South Fleets poses the most immediate threat because it is currently active in the South China Sea. Together, the fleets possess only one aircraft carrier in operation: the Liaoning, an abandoned Soviet-era vessel that was purchased from Ukraine as a training </w:t>
      </w:r>
      <w:proofErr w:type="gramStart"/>
      <w:r w:rsidRPr="00A9291C">
        <w:rPr>
          <w:rFonts w:eastAsia="Calibri"/>
          <w:sz w:val="14"/>
        </w:rPr>
        <w:t>ship, but</w:t>
      </w:r>
      <w:proofErr w:type="gramEnd"/>
      <w:r w:rsidRPr="00A9291C">
        <w:rPr>
          <w:rFonts w:eastAsia="Calibri"/>
          <w:sz w:val="14"/>
        </w:rPr>
        <w:t xml:space="preserve"> reportedly had to return to port immediately due to an engine failure during a sea trial. The country’s one and only domestically built aircraft carrier, </w:t>
      </w:r>
      <w:proofErr w:type="gramStart"/>
      <w:r w:rsidRPr="00A9291C">
        <w:rPr>
          <w:rFonts w:eastAsia="Calibri"/>
          <w:sz w:val="14"/>
        </w:rPr>
        <w:t>the Type</w:t>
      </w:r>
      <w:proofErr w:type="gramEnd"/>
      <w:r w:rsidRPr="00A9291C">
        <w:rPr>
          <w:rFonts w:eastAsia="Calibri"/>
          <w:sz w:val="14"/>
        </w:rPr>
        <w:t xml:space="preserve"> 001A, is under scrutiny, as it is believed that the carrier manager might have leaked classified information of Liaoning to the CIA. In contrast, the United States possesses nineteen aircraft carriers, far outnumbering the Chinese. Although the number and strength of aircraft carriers do not necessarily determine the victor of a confrontation, the tonnage of a country’s navy might. Larger tonnage provides more space for fuel, weapons, and ammunition, and a vessel with bigger hull not only has more rounds to fire but also the capability to endure longer voyages. The United States Navy has a total tonnage at least two times greater than that of PLAN’s. China also lags in its ballistic missiles. For instance, China’s People’s Liberation Army Rocket Force (PLARF) only began to field its Intermediate-Range Ballistic Missile (IRBM) DF-26 in 2016, and </w:t>
      </w:r>
      <w:r w:rsidRPr="00A9291C">
        <w:rPr>
          <w:rFonts w:eastAsia="Calibri"/>
          <w:u w:val="single"/>
        </w:rPr>
        <w:t>the country’s arsenal only consisted of ninety</w:t>
      </w:r>
      <w:r w:rsidRPr="00A9291C">
        <w:rPr>
          <w:rFonts w:eastAsia="Calibri"/>
          <w:sz w:val="14"/>
        </w:rPr>
        <w:t xml:space="preserve"> Intercontinental Ballistic Missiles </w:t>
      </w:r>
      <w:r w:rsidRPr="00A9291C">
        <w:rPr>
          <w:rFonts w:eastAsia="Calibri"/>
          <w:u w:val="single"/>
        </w:rPr>
        <w:t>(ICBM) as of 2019. In comparison, the United States had a total of 405 deployed ICBMs and 278 non-deployed ICBMs as of 2017</w:t>
      </w:r>
      <w:r w:rsidRPr="00A9291C">
        <w:rPr>
          <w:rFonts w:eastAsia="Calibri"/>
          <w:sz w:val="14"/>
        </w:rPr>
        <w:t xml:space="preserve">. </w:t>
      </w:r>
      <w:proofErr w:type="gramStart"/>
      <w:r w:rsidRPr="00A9291C">
        <w:rPr>
          <w:rFonts w:eastAsia="Calibri"/>
          <w:sz w:val="14"/>
        </w:rPr>
        <w:t xml:space="preserve">In reality, </w:t>
      </w:r>
      <w:r w:rsidRPr="00A9291C">
        <w:rPr>
          <w:rFonts w:eastAsia="Calibri"/>
          <w:highlight w:val="cyan"/>
          <w:u w:val="single"/>
        </w:rPr>
        <w:t>China’s</w:t>
      </w:r>
      <w:proofErr w:type="gramEnd"/>
      <w:r w:rsidRPr="00A9291C">
        <w:rPr>
          <w:rFonts w:eastAsia="Calibri"/>
          <w:highlight w:val="cyan"/>
          <w:u w:val="single"/>
        </w:rPr>
        <w:t xml:space="preserve"> stockpile of weapons</w:t>
      </w:r>
      <w:r w:rsidRPr="00A9291C">
        <w:rPr>
          <w:rFonts w:eastAsia="Calibri"/>
          <w:u w:val="single"/>
        </w:rPr>
        <w:t xml:space="preserve"> and equipment </w:t>
      </w:r>
      <w:r w:rsidRPr="00A9291C">
        <w:rPr>
          <w:rFonts w:eastAsia="Calibri"/>
          <w:highlight w:val="cyan"/>
          <w:u w:val="single"/>
        </w:rPr>
        <w:t>is</w:t>
      </w:r>
      <w:r w:rsidRPr="00A9291C">
        <w:rPr>
          <w:rFonts w:eastAsia="Calibri"/>
          <w:u w:val="single"/>
        </w:rPr>
        <w:t xml:space="preserve"> still </w:t>
      </w:r>
      <w:r w:rsidRPr="00A9291C">
        <w:rPr>
          <w:rFonts w:eastAsia="Calibri"/>
          <w:highlight w:val="cyan"/>
          <w:u w:val="single"/>
        </w:rPr>
        <w:t>substantially inferior</w:t>
      </w:r>
      <w:r w:rsidRPr="00A9291C">
        <w:rPr>
          <w:rFonts w:eastAsia="Calibri"/>
          <w:u w:val="single"/>
        </w:rPr>
        <w:t xml:space="preserve"> to that of the United States, </w:t>
      </w:r>
      <w:r w:rsidRPr="00A9291C">
        <w:rPr>
          <w:rFonts w:eastAsia="Calibri"/>
          <w:highlight w:val="cyan"/>
          <w:u w:val="single"/>
        </w:rPr>
        <w:t>deterring a full-fledged war</w:t>
      </w:r>
      <w:r w:rsidRPr="00A9291C">
        <w:rPr>
          <w:rFonts w:eastAsia="Calibri"/>
          <w:u w:val="single"/>
        </w:rPr>
        <w:t xml:space="preserve"> from breaking out in the South China Sea. </w:t>
      </w:r>
      <w:r w:rsidRPr="00A9291C">
        <w:rPr>
          <w:rFonts w:eastAsia="Calibri"/>
          <w:sz w:val="14"/>
        </w:rPr>
        <w:t xml:space="preserve">Alone, </w:t>
      </w:r>
      <w:r w:rsidRPr="00A9291C">
        <w:rPr>
          <w:rFonts w:eastAsia="Calibri"/>
          <w:u w:val="single"/>
        </w:rPr>
        <w:t>China’s military is insufficient to face the United States in direct confrontation</w:t>
      </w:r>
      <w:r w:rsidRPr="00A9291C">
        <w:rPr>
          <w:rFonts w:eastAsia="Calibri"/>
          <w:sz w:val="14"/>
        </w:rPr>
        <w:t xml:space="preserve"> and would therefore be forced to turn to its allies. </w:t>
      </w:r>
      <w:r w:rsidRPr="00A9291C">
        <w:rPr>
          <w:rFonts w:eastAsia="Calibri"/>
          <w:highlight w:val="cyan"/>
          <w:u w:val="single"/>
        </w:rPr>
        <w:t>China currently lacks any</w:t>
      </w:r>
      <w:r w:rsidRPr="00A9291C">
        <w:rPr>
          <w:rFonts w:eastAsia="Calibri"/>
          <w:u w:val="single"/>
        </w:rPr>
        <w:t xml:space="preserve"> such </w:t>
      </w:r>
      <w:r w:rsidRPr="00A9291C">
        <w:rPr>
          <w:rFonts w:eastAsia="Calibri"/>
          <w:highlight w:val="cyan"/>
          <w:u w:val="single"/>
        </w:rPr>
        <w:t>dependable military allies</w:t>
      </w:r>
      <w:r w:rsidRPr="00A9291C">
        <w:rPr>
          <w:rFonts w:eastAsia="Calibri"/>
          <w:u w:val="single"/>
        </w:rPr>
        <w:t xml:space="preserve"> in the South China Sea. China’s leading ally </w:t>
      </w:r>
      <w:r w:rsidRPr="00A9291C">
        <w:rPr>
          <w:rFonts w:eastAsia="Calibri"/>
          <w:highlight w:val="cyan"/>
          <w:u w:val="single"/>
        </w:rPr>
        <w:t>in the region</w:t>
      </w:r>
      <w:r w:rsidRPr="00A9291C">
        <w:rPr>
          <w:rFonts w:eastAsia="Calibri"/>
          <w:u w:val="single"/>
        </w:rPr>
        <w:t>, North Korea, is a totalitarian regime with a struggling economy, and most of its vessels are only operable within fifty nautical miles of its coast</w:t>
      </w:r>
      <w:r w:rsidRPr="00A9291C">
        <w:rPr>
          <w:rFonts w:eastAsia="Calibri"/>
          <w:sz w:val="14"/>
        </w:rPr>
        <w:t xml:space="preserve">. Although China and North Korea maintained strong relations during the Cold War era, the Beijing-Pyongyang relationship has gradually declined since the beginning of the twenty-first century and the start of North Korea’s nuclear program. China has joined the United Nations in implementing sanctions against North Korea because of its unauthorized nuclear testing. Although China remains North Korea’s closest friend, an alliance is rather far-fetched. Moreover, </w:t>
      </w:r>
      <w:r w:rsidRPr="00A9291C">
        <w:rPr>
          <w:rFonts w:eastAsia="Calibri"/>
          <w:u w:val="single"/>
        </w:rPr>
        <w:t xml:space="preserve">the international scrutiny that North Korea faces, as well as its deficient economy, means that it lacks the resources to support Chinese forces in the South China Sea if serious military conflict were to occur. In contrast, </w:t>
      </w:r>
      <w:r w:rsidRPr="00A9291C">
        <w:rPr>
          <w:rFonts w:eastAsia="Calibri"/>
          <w:highlight w:val="cyan"/>
          <w:u w:val="single"/>
        </w:rPr>
        <w:t>the U</w:t>
      </w:r>
      <w:r w:rsidRPr="00A9291C">
        <w:rPr>
          <w:rFonts w:eastAsia="Calibri"/>
          <w:u w:val="single"/>
        </w:rPr>
        <w:t xml:space="preserve">nited </w:t>
      </w:r>
      <w:r w:rsidRPr="00A9291C">
        <w:rPr>
          <w:rFonts w:eastAsia="Calibri"/>
          <w:highlight w:val="cyan"/>
          <w:u w:val="single"/>
        </w:rPr>
        <w:t>S</w:t>
      </w:r>
      <w:r w:rsidRPr="00A9291C">
        <w:rPr>
          <w:rFonts w:eastAsia="Calibri"/>
          <w:u w:val="single"/>
        </w:rPr>
        <w:t xml:space="preserve">tates </w:t>
      </w:r>
      <w:r w:rsidRPr="00A9291C">
        <w:rPr>
          <w:rFonts w:eastAsia="Calibri"/>
          <w:highlight w:val="cyan"/>
          <w:u w:val="single"/>
        </w:rPr>
        <w:t>can</w:t>
      </w:r>
      <w:r w:rsidRPr="00A9291C">
        <w:rPr>
          <w:rFonts w:eastAsia="Calibri"/>
          <w:u w:val="single"/>
        </w:rPr>
        <w:t xml:space="preserve"> easily </w:t>
      </w:r>
      <w:r w:rsidRPr="00A9291C">
        <w:rPr>
          <w:rFonts w:eastAsia="Calibri"/>
          <w:highlight w:val="cyan"/>
          <w:u w:val="single"/>
        </w:rPr>
        <w:t>depend on So</w:t>
      </w:r>
      <w:r w:rsidRPr="00A9291C">
        <w:rPr>
          <w:rFonts w:eastAsia="Calibri"/>
          <w:u w:val="single"/>
        </w:rPr>
        <w:t xml:space="preserve">uth </w:t>
      </w:r>
      <w:r w:rsidRPr="00A9291C">
        <w:rPr>
          <w:rFonts w:eastAsia="Calibri"/>
          <w:highlight w:val="cyan"/>
          <w:u w:val="single"/>
        </w:rPr>
        <w:t>Ko</w:t>
      </w:r>
      <w:r w:rsidRPr="00A9291C">
        <w:rPr>
          <w:rFonts w:eastAsia="Calibri"/>
          <w:u w:val="single"/>
        </w:rPr>
        <w:t xml:space="preserve">rea, </w:t>
      </w:r>
      <w:r w:rsidRPr="00A9291C">
        <w:rPr>
          <w:rFonts w:eastAsia="Calibri"/>
          <w:highlight w:val="cyan"/>
          <w:u w:val="single"/>
        </w:rPr>
        <w:t>Japan</w:t>
      </w:r>
      <w:r w:rsidRPr="00A9291C">
        <w:rPr>
          <w:rFonts w:eastAsia="Calibri"/>
          <w:u w:val="single"/>
        </w:rPr>
        <w:t xml:space="preserve">, </w:t>
      </w:r>
      <w:r w:rsidRPr="00A9291C">
        <w:rPr>
          <w:rFonts w:eastAsia="Calibri"/>
          <w:highlight w:val="cyan"/>
          <w:u w:val="single"/>
        </w:rPr>
        <w:t>Taiwan</w:t>
      </w:r>
      <w:r w:rsidRPr="00A9291C">
        <w:rPr>
          <w:rFonts w:eastAsia="Calibri"/>
          <w:u w:val="single"/>
        </w:rPr>
        <w:t xml:space="preserve">, </w:t>
      </w:r>
      <w:r w:rsidRPr="00A9291C">
        <w:rPr>
          <w:rFonts w:eastAsia="Calibri"/>
          <w:highlight w:val="cyan"/>
          <w:u w:val="single"/>
        </w:rPr>
        <w:t>Australia</w:t>
      </w:r>
      <w:r w:rsidRPr="00A9291C">
        <w:rPr>
          <w:rFonts w:eastAsia="Calibri"/>
          <w:u w:val="single"/>
        </w:rPr>
        <w:t xml:space="preserve">, and </w:t>
      </w:r>
      <w:r w:rsidRPr="00A9291C">
        <w:rPr>
          <w:rFonts w:eastAsia="Calibri"/>
          <w:highlight w:val="cyan"/>
          <w:u w:val="single"/>
        </w:rPr>
        <w:t>the Philippines</w:t>
      </w:r>
      <w:r w:rsidRPr="00A9291C">
        <w:rPr>
          <w:rFonts w:eastAsia="Calibri"/>
          <w:u w:val="single"/>
        </w:rPr>
        <w:t xml:space="preserve"> to provide naval support</w:t>
      </w:r>
      <w:r w:rsidRPr="00A9291C">
        <w:rPr>
          <w:rFonts w:eastAsia="Calibri"/>
          <w:sz w:val="14"/>
        </w:rPr>
        <w:t xml:space="preserve">. In addition, although the United States is not allied with most of the Southeast Asian nations, </w:t>
      </w:r>
      <w:r w:rsidRPr="00A9291C">
        <w:rPr>
          <w:rFonts w:eastAsia="Calibri"/>
          <w:u w:val="single"/>
        </w:rPr>
        <w:t>the increasing cooperation between the United States and</w:t>
      </w:r>
      <w:r w:rsidRPr="00A9291C">
        <w:rPr>
          <w:rFonts w:eastAsia="Calibri"/>
          <w:sz w:val="14"/>
        </w:rPr>
        <w:t xml:space="preserve"> the Association of Southeast Asian Nations (</w:t>
      </w:r>
      <w:r w:rsidRPr="00A9291C">
        <w:rPr>
          <w:rFonts w:eastAsia="Calibri"/>
          <w:highlight w:val="cyan"/>
          <w:u w:val="single"/>
        </w:rPr>
        <w:t>ASEAN</w:t>
      </w:r>
      <w:r w:rsidRPr="00A9291C">
        <w:rPr>
          <w:rFonts w:eastAsia="Calibri"/>
          <w:u w:val="single"/>
        </w:rPr>
        <w:t xml:space="preserve">) is </w:t>
      </w:r>
      <w:proofErr w:type="gramStart"/>
      <w:r w:rsidRPr="00A9291C">
        <w:rPr>
          <w:rFonts w:eastAsia="Calibri"/>
          <w:u w:val="single"/>
        </w:rPr>
        <w:t>similar to</w:t>
      </w:r>
      <w:proofErr w:type="gramEnd"/>
      <w:r w:rsidRPr="00A9291C">
        <w:rPr>
          <w:rFonts w:eastAsia="Calibri"/>
          <w:u w:val="single"/>
        </w:rPr>
        <w:t xml:space="preserve"> a military alliance with no written agreement. The United States and ten ASEAN navies have commenced multiple maritime drills as part of a joint exercise extending into the South China Sea, countering China’s presence in the region</w:t>
      </w:r>
      <w:r w:rsidRPr="00A9291C">
        <w:rPr>
          <w:rFonts w:eastAsia="Calibri"/>
          <w:sz w:val="14"/>
        </w:rPr>
        <w:t xml:space="preserve">. In contrast, China and ASEAN only had their first joint maritime exercise last year, which mostly focused on the code for unplanned encounters at sea, search and rescue operations, and communication exercises. In addition, </w:t>
      </w:r>
      <w:r w:rsidRPr="00A9291C">
        <w:rPr>
          <w:rFonts w:eastAsia="Calibri"/>
          <w:u w:val="single"/>
        </w:rPr>
        <w:t xml:space="preserve">US allies in the region have increased their defense budgets to combat growing Chinese influence. </w:t>
      </w:r>
      <w:r w:rsidRPr="00A9291C">
        <w:rPr>
          <w:rFonts w:eastAsia="Calibri"/>
          <w:sz w:val="14"/>
        </w:rPr>
        <w:t xml:space="preserve">Although China’s navy has recently commissioned the Nanchang guided-missile destroyer (the biggest surface warship ever made), the vessel is only powerful in relation to other </w:t>
      </w:r>
      <w:r w:rsidRPr="00A9291C">
        <w:rPr>
          <w:rFonts w:eastAsia="Calibri"/>
          <w:u w:val="single"/>
        </w:rPr>
        <w:t>Chinese ships</w:t>
      </w:r>
      <w:r w:rsidRPr="00A9291C">
        <w:rPr>
          <w:rFonts w:eastAsia="Calibri"/>
          <w:sz w:val="14"/>
        </w:rPr>
        <w:t xml:space="preserve">, which </w:t>
      </w:r>
      <w:r w:rsidRPr="00A9291C">
        <w:rPr>
          <w:rFonts w:eastAsia="Calibri"/>
          <w:u w:val="single"/>
        </w:rPr>
        <w:t>are around 3,000 tons less powerful than the United States’ Zumwalt-Class destroyer in terms of displacement.</w:t>
      </w:r>
      <w:r w:rsidRPr="00A9291C">
        <w:rPr>
          <w:rFonts w:eastAsia="Calibri"/>
          <w:sz w:val="14"/>
        </w:rPr>
        <w:t xml:space="preserve"> Consequently, </w:t>
      </w:r>
      <w:r w:rsidRPr="00A9291C">
        <w:rPr>
          <w:rFonts w:eastAsia="Calibri"/>
          <w:u w:val="single"/>
        </w:rPr>
        <w:t>China is slowing its plan to build two aircraft carriers</w:t>
      </w:r>
      <w:r w:rsidRPr="00A9291C">
        <w:rPr>
          <w:rFonts w:eastAsia="Calibri"/>
          <w:sz w:val="14"/>
        </w:rPr>
        <w:t xml:space="preserve"> for each of its regional fleets to build the Nanchang. </w:t>
      </w:r>
      <w:r w:rsidRPr="00A9291C">
        <w:rPr>
          <w:rFonts w:eastAsia="Calibri"/>
          <w:u w:val="single"/>
        </w:rPr>
        <w:t>China may be aiming for a hegemonic position in Asia, but that does not mean it will succeed. The country’s military―specifically its navy―is still immature.</w:t>
      </w:r>
      <w:r w:rsidRPr="00A9291C">
        <w:rPr>
          <w:rFonts w:eastAsia="Calibri"/>
          <w:sz w:val="14"/>
        </w:rPr>
        <w:t xml:space="preserve"> China is undoubtedly on the rise, yet </w:t>
      </w:r>
      <w:r w:rsidRPr="00A9291C">
        <w:rPr>
          <w:rFonts w:eastAsia="Calibri"/>
          <w:highlight w:val="cyan"/>
          <w:u w:val="single"/>
        </w:rPr>
        <w:t>the country</w:t>
      </w:r>
      <w:r w:rsidRPr="00A9291C">
        <w:rPr>
          <w:rFonts w:eastAsia="Calibri"/>
          <w:u w:val="single"/>
        </w:rPr>
        <w:t xml:space="preserve"> still </w:t>
      </w:r>
      <w:r w:rsidRPr="00A9291C">
        <w:rPr>
          <w:rFonts w:eastAsia="Calibri"/>
          <w:highlight w:val="cyan"/>
          <w:u w:val="single"/>
        </w:rPr>
        <w:t>has many</w:t>
      </w:r>
      <w:r w:rsidRPr="00A9291C">
        <w:rPr>
          <w:rFonts w:eastAsia="Calibri"/>
          <w:u w:val="single"/>
        </w:rPr>
        <w:t xml:space="preserve"> profound and </w:t>
      </w:r>
      <w:r w:rsidRPr="00A9291C">
        <w:rPr>
          <w:rFonts w:eastAsia="Calibri"/>
          <w:highlight w:val="cyan"/>
          <w:u w:val="single"/>
        </w:rPr>
        <w:t>systemic problems within its military</w:t>
      </w:r>
      <w:r w:rsidRPr="00A9291C">
        <w:rPr>
          <w:rFonts w:eastAsia="Calibri"/>
          <w:sz w:val="14"/>
        </w:rPr>
        <w:t xml:space="preserve">. Perhaps some of these problems could be resolved with China’s continued growth, but </w:t>
      </w:r>
      <w:r w:rsidRPr="00A9291C">
        <w:rPr>
          <w:rFonts w:eastAsia="Calibri"/>
          <w:highlight w:val="cyan"/>
          <w:u w:val="single"/>
        </w:rPr>
        <w:t>institutional change</w:t>
      </w:r>
      <w:r w:rsidRPr="00A9291C">
        <w:rPr>
          <w:rFonts w:eastAsia="Calibri"/>
          <w:u w:val="single"/>
        </w:rPr>
        <w:t>―especially when problems are so ingrained into the system―</w:t>
      </w:r>
      <w:r w:rsidRPr="00A9291C">
        <w:rPr>
          <w:rFonts w:eastAsia="Calibri"/>
          <w:highlight w:val="cyan"/>
          <w:u w:val="single"/>
        </w:rPr>
        <w:t>takes a long time</w:t>
      </w:r>
      <w:r w:rsidRPr="00A9291C">
        <w:rPr>
          <w:rFonts w:eastAsia="Calibri"/>
          <w:sz w:val="14"/>
        </w:rPr>
        <w:t xml:space="preserve">. Based on what defense analysts currently observe, </w:t>
      </w:r>
      <w:r w:rsidRPr="00A9291C">
        <w:rPr>
          <w:rFonts w:eastAsia="Calibri"/>
          <w:u w:val="single"/>
          <w:bdr w:val="single" w:sz="8" w:space="0" w:color="auto"/>
        </w:rPr>
        <w:t>China does not pose a military threat to the United States in the South China Sea</w:t>
      </w:r>
      <w:r w:rsidRPr="00A9291C">
        <w:rPr>
          <w:rFonts w:eastAsia="Calibri"/>
          <w:sz w:val="14"/>
        </w:rPr>
        <w:t>; therefore, there is no need to invest more resources and capital into the Pacific for the time being. However, the United States should maintain its presence in the area by continuing to foster relationships with its allies while keeping a close eye on China’s movements. Sacrificing resources for the sake of military proliferation in a region where such action is unneeded is a wasteful move that the United States should avoid.</w:t>
      </w:r>
    </w:p>
    <w:p w14:paraId="7A691033" w14:textId="368DFC8F" w:rsidR="00A9291C" w:rsidRPr="00A9291C" w:rsidRDefault="00A9291C" w:rsidP="00A9291C">
      <w:pPr>
        <w:pStyle w:val="Heading1"/>
        <w:rPr>
          <w:rFonts w:eastAsia="Aptos"/>
        </w:rPr>
      </w:pPr>
      <w:r>
        <w:rPr>
          <w:rFonts w:eastAsia="Aptos"/>
        </w:rPr>
        <w:t>2nc</w:t>
      </w:r>
    </w:p>
    <w:p w14:paraId="2B9F68AB" w14:textId="77777777" w:rsidR="00A9291C" w:rsidRPr="006E08AD" w:rsidRDefault="00A9291C" w:rsidP="00A9291C">
      <w:pPr>
        <w:pStyle w:val="Heading4"/>
        <w:numPr>
          <w:ilvl w:val="0"/>
          <w:numId w:val="15"/>
        </w:numPr>
        <w:tabs>
          <w:tab w:val="num" w:pos="360"/>
        </w:tabs>
        <w:ind w:left="0" w:firstLine="0"/>
        <w:rPr>
          <w:bCs/>
          <w:sz w:val="22"/>
          <w:szCs w:val="18"/>
        </w:rPr>
      </w:pPr>
      <w:r w:rsidRPr="00B02B8B">
        <w:rPr>
          <w:bCs/>
        </w:rPr>
        <w:t>‘</w:t>
      </w:r>
      <w:r w:rsidRPr="00B02B8B">
        <w:rPr>
          <w:bCs/>
          <w:u w:val="single"/>
        </w:rPr>
        <w:t>Should</w:t>
      </w:r>
      <w:r w:rsidRPr="00B02B8B">
        <w:rPr>
          <w:bCs/>
        </w:rPr>
        <w:t xml:space="preserve">’ requires a defense of the aff’s </w:t>
      </w:r>
      <w:r w:rsidRPr="00B02B8B">
        <w:rPr>
          <w:bCs/>
          <w:u w:val="single"/>
        </w:rPr>
        <w:t>theory</w:t>
      </w:r>
      <w:r w:rsidRPr="006E08AD">
        <w:rPr>
          <w:b w:val="0"/>
          <w:sz w:val="22"/>
          <w:szCs w:val="18"/>
        </w:rPr>
        <w:t>.</w:t>
      </w:r>
    </w:p>
    <w:p w14:paraId="1D7F3094" w14:textId="77777777" w:rsidR="00A9291C" w:rsidRDefault="00A9291C" w:rsidP="00A9291C">
      <w:r>
        <w:rPr>
          <w:rStyle w:val="Style13ptBold"/>
        </w:rPr>
        <w:t xml:space="preserve">Lambertson ’9 </w:t>
      </w:r>
      <w:r>
        <w:t>[Floyd Wesley; Published Online on August 18; Professor of Speech at the University of Northern Iowa; Quarterly Journal of Speech; Vol. 28, No. 4; "The meaning of the word ‘should’ in a question of policy," https://www.tandfonline.com/doi/pdf/10.1080/00335634209380806]</w:t>
      </w:r>
    </w:p>
    <w:p w14:paraId="33776A0B" w14:textId="77777777" w:rsidR="00A9291C" w:rsidRDefault="00A9291C" w:rsidP="00A9291C">
      <w:r>
        <w:rPr>
          <w:sz w:val="16"/>
        </w:rPr>
        <w:t>"</w:t>
      </w:r>
      <w:r>
        <w:rPr>
          <w:rStyle w:val="StyleUnderline"/>
          <w:highlight w:val="cyan"/>
        </w:rPr>
        <w:t>In</w:t>
      </w:r>
      <w:r>
        <w:rPr>
          <w:rStyle w:val="StyleUnderline"/>
        </w:rPr>
        <w:t xml:space="preserve"> a </w:t>
      </w:r>
      <w:r>
        <w:rPr>
          <w:rStyle w:val="Emphasis"/>
        </w:rPr>
        <w:t xml:space="preserve">question of </w:t>
      </w:r>
      <w:r>
        <w:rPr>
          <w:rStyle w:val="Emphasis"/>
          <w:highlight w:val="cyan"/>
        </w:rPr>
        <w:t>policy</w:t>
      </w:r>
      <w:r>
        <w:rPr>
          <w:sz w:val="16"/>
        </w:rPr>
        <w:t>—or any other question—</w:t>
      </w:r>
      <w:r>
        <w:rPr>
          <w:rStyle w:val="StyleUnderline"/>
          <w:highlight w:val="cyan"/>
        </w:rPr>
        <w:t>the word 'should' means</w:t>
      </w:r>
      <w:r>
        <w:rPr>
          <w:rStyle w:val="StyleUnderline"/>
        </w:rPr>
        <w:t xml:space="preserve"> 'that the </w:t>
      </w:r>
      <w:r>
        <w:rPr>
          <w:rStyle w:val="StyleUnderline"/>
          <w:highlight w:val="cyan"/>
        </w:rPr>
        <w:t>policy advocated</w:t>
      </w:r>
      <w:r>
        <w:rPr>
          <w:sz w:val="16"/>
        </w:rPr>
        <w:t xml:space="preserve"> is necessary and desirable</w:t>
      </w:r>
      <w:r>
        <w:t xml:space="preserve">; </w:t>
      </w:r>
      <w:r>
        <w:rPr>
          <w:sz w:val="16"/>
          <w:szCs w:val="16"/>
        </w:rPr>
        <w:t xml:space="preserve">that 'this house' </w:t>
      </w:r>
      <w:r>
        <w:rPr>
          <w:rStyle w:val="StyleUnderline"/>
          <w:highlight w:val="cyan"/>
        </w:rPr>
        <w:t>commit</w:t>
      </w:r>
      <w:r>
        <w:rPr>
          <w:rStyle w:val="StyleUnderline"/>
        </w:rPr>
        <w:t xml:space="preserve"> itself </w:t>
      </w:r>
      <w:r>
        <w:rPr>
          <w:rStyle w:val="StyleUnderline"/>
          <w:highlight w:val="cyan"/>
        </w:rPr>
        <w:t>to that</w:t>
      </w:r>
      <w:r>
        <w:rPr>
          <w:sz w:val="16"/>
        </w:rPr>
        <w:t xml:space="preserve"> </w:t>
      </w:r>
      <w:r>
        <w:rPr>
          <w:sz w:val="16"/>
          <w:szCs w:val="16"/>
        </w:rPr>
        <w:t xml:space="preserve">policy, </w:t>
      </w:r>
      <w:r>
        <w:rPr>
          <w:rStyle w:val="StyleUnderline"/>
        </w:rPr>
        <w:t xml:space="preserve">principle, or </w:t>
      </w:r>
      <w:r>
        <w:rPr>
          <w:rStyle w:val="Emphasis"/>
          <w:highlight w:val="cyan"/>
        </w:rPr>
        <w:t>theory</w:t>
      </w:r>
      <w:r>
        <w:rPr>
          <w:sz w:val="16"/>
        </w:rPr>
        <w:t xml:space="preserve">. But also, as a matter of common sense, it implies to some extent the 'could' and the 'would.' What is the sense of discussing at length the 'should' of a principle if it is not feasible, practicable, or attainable? In other </w:t>
      </w:r>
      <w:proofErr w:type="gramStart"/>
      <w:r>
        <w:rPr>
          <w:sz w:val="16"/>
        </w:rPr>
        <w:t>words</w:t>
      </w:r>
      <w:proofErr w:type="gramEnd"/>
      <w:r>
        <w:rPr>
          <w:sz w:val="16"/>
        </w:rPr>
        <w:t xml:space="preserve"> </w:t>
      </w:r>
      <w:r>
        <w:rPr>
          <w:rStyle w:val="StyleUnderline"/>
          <w:highlight w:val="cyan"/>
        </w:rPr>
        <w:t xml:space="preserve">it is necessary for the </w:t>
      </w:r>
      <w:r>
        <w:rPr>
          <w:rStyle w:val="Emphasis"/>
          <w:highlight w:val="cyan"/>
        </w:rPr>
        <w:t>aff</w:t>
      </w:r>
      <w:r>
        <w:rPr>
          <w:rStyle w:val="StyleUnderline"/>
        </w:rPr>
        <w:t xml:space="preserve">irmative </w:t>
      </w:r>
      <w:r>
        <w:rPr>
          <w:rStyle w:val="StyleUnderline"/>
          <w:highlight w:val="cyan"/>
        </w:rPr>
        <w:t xml:space="preserve">to </w:t>
      </w:r>
      <w:r>
        <w:rPr>
          <w:rStyle w:val="Emphasis"/>
          <w:highlight w:val="cyan"/>
        </w:rPr>
        <w:t>justify</w:t>
      </w:r>
      <w:r>
        <w:rPr>
          <w:rStyle w:val="StyleUnderline"/>
          <w:sz w:val="28"/>
          <w:szCs w:val="28"/>
          <w:highlight w:val="cyan"/>
        </w:rPr>
        <w:t xml:space="preserve"> </w:t>
      </w:r>
      <w:r>
        <w:rPr>
          <w:rStyle w:val="StyleUnderline"/>
          <w:highlight w:val="cyan"/>
        </w:rPr>
        <w:t>the policy</w:t>
      </w:r>
      <w:r>
        <w:rPr>
          <w:rStyle w:val="StyleUnderline"/>
        </w:rPr>
        <w:t xml:space="preserve"> or theory (the 'should') </w:t>
      </w:r>
      <w:r>
        <w:rPr>
          <w:rStyle w:val="StyleUnderline"/>
          <w:highlight w:val="cyan"/>
        </w:rPr>
        <w:t>and</w:t>
      </w:r>
      <w:r>
        <w:rPr>
          <w:sz w:val="16"/>
        </w:rPr>
        <w:t xml:space="preserve"> </w:t>
      </w:r>
      <w:r>
        <w:rPr>
          <w:sz w:val="16"/>
          <w:szCs w:val="16"/>
        </w:rPr>
        <w:t>also to some extent to set</w:t>
      </w:r>
      <w:r>
        <w:rPr>
          <w:sz w:val="16"/>
        </w:rPr>
        <w:t xml:space="preserve"> out— at least </w:t>
      </w:r>
      <w:proofErr w:type="gramStart"/>
      <w:r>
        <w:rPr>
          <w:sz w:val="16"/>
        </w:rPr>
        <w:t>suggest—</w:t>
      </w:r>
      <w:proofErr w:type="gramEnd"/>
      <w:r>
        <w:rPr>
          <w:rStyle w:val="StyleUnderline"/>
          <w:highlight w:val="cyan"/>
        </w:rPr>
        <w:t xml:space="preserve">the </w:t>
      </w:r>
      <w:r>
        <w:rPr>
          <w:rStyle w:val="Emphasis"/>
          <w:highlight w:val="cyan"/>
        </w:rPr>
        <w:t>technique</w:t>
      </w:r>
      <w:r>
        <w:rPr>
          <w:rStyle w:val="StyleUnderline"/>
          <w:highlight w:val="cyan"/>
        </w:rPr>
        <w:t xml:space="preserve"> of establishing it</w:t>
      </w:r>
      <w:r>
        <w:rPr>
          <w:sz w:val="16"/>
        </w:rPr>
        <w:t>." Lew Sarett, Northwestern University.</w:t>
      </w:r>
      <w:r>
        <w:t xml:space="preserve"> </w:t>
      </w:r>
    </w:p>
    <w:p w14:paraId="1B8260DC" w14:textId="77777777" w:rsidR="00A9291C" w:rsidRPr="006C2599" w:rsidRDefault="00A9291C" w:rsidP="00A9291C">
      <w:pPr>
        <w:pStyle w:val="Heading4"/>
        <w:rPr>
          <w:rFonts w:eastAsia="Times New Roman"/>
          <w:b w:val="0"/>
          <w:bCs/>
          <w:sz w:val="24"/>
          <w:szCs w:val="20"/>
        </w:rPr>
      </w:pPr>
      <w:r w:rsidRPr="00A17E8C">
        <w:rPr>
          <w:rFonts w:eastAsia="Times New Roman"/>
        </w:rPr>
        <w:t>Reps shape reality.</w:t>
      </w:r>
      <w:ins w:id="1" w:author="Microsoft Word" w:date="2025-12-08T07:45:00Z" w16du:dateUtc="2025-12-08T13:45:00Z">
        <w:r>
          <w:rPr>
            <w:rFonts w:eastAsia="Times New Roman"/>
          </w:rPr>
          <w:t xml:space="preserve"> –</w:t>
        </w:r>
        <w:r>
          <w:rPr>
            <w:rFonts w:eastAsia="Times New Roman"/>
            <w:b w:val="0"/>
            <w:bCs/>
            <w:sz w:val="24"/>
            <w:szCs w:val="20"/>
          </w:rPr>
          <w:t xml:space="preserve"> card is </w:t>
        </w:r>
        <w:r w:rsidRPr="006C2599">
          <w:rPr>
            <w:rFonts w:eastAsia="Times New Roman"/>
            <w:b w:val="0"/>
            <w:bCs/>
            <w:sz w:val="24"/>
            <w:szCs w:val="20"/>
          </w:rPr>
          <w:t>specific to islamophobia</w:t>
        </w:r>
      </w:ins>
    </w:p>
    <w:p w14:paraId="73CA9F40" w14:textId="77777777" w:rsidR="00A9291C" w:rsidRPr="00A17E8C" w:rsidRDefault="00A9291C" w:rsidP="00A9291C">
      <w:r w:rsidRPr="006C1C1C">
        <w:rPr>
          <w:color w:val="FFFFFF" w:themeColor="background1"/>
          <w:sz w:val="2"/>
          <w:szCs w:val="2"/>
        </w:rPr>
        <w:t>.</w:t>
      </w:r>
      <w:r w:rsidRPr="006C1C1C">
        <w:rPr>
          <w:color w:val="FFFFFF" w:themeColor="background1"/>
        </w:rPr>
        <w:br/>
      </w:r>
      <w:r w:rsidRPr="00FD1D0D">
        <w:rPr>
          <w:rStyle w:val="Style13ptBold"/>
        </w:rPr>
        <w:t>Atmore ’14</w:t>
      </w:r>
      <w:r w:rsidRPr="00A17E8C">
        <w:t xml:space="preserve"> [Lorna; Master of Arts in Security Studies (Homeland Security and Defense) thesis paper, December. “Fear Factors In: Political Rhetoric, Threat Inflation, and the Narrative of September 11,” Naval Postgraduate School</w:t>
      </w:r>
      <w:proofErr w:type="gramStart"/>
      <w:r w:rsidRPr="00A17E8C">
        <w:t>, ]</w:t>
      </w:r>
      <w:proofErr w:type="gramEnd"/>
      <w:r w:rsidRPr="00A17E8C">
        <w:br/>
      </w:r>
      <w:r w:rsidRPr="00A17E8C">
        <w:rPr>
          <w:sz w:val="16"/>
          <w:szCs w:val="16"/>
        </w:rPr>
        <w:t>B. The Power and Importance of Rhetoric</w:t>
      </w:r>
      <w:r w:rsidRPr="00A17E8C">
        <w:t xml:space="preserve"> </w:t>
      </w:r>
      <w:r w:rsidRPr="00A17E8C">
        <w:rPr>
          <w:sz w:val="16"/>
          <w:szCs w:val="16"/>
        </w:rPr>
        <w:t>In the Aristotelian tradition, rhetoric is defined as, “the faculty of observing in any given case the available means of persuasion.”266 As succinctly put by Hudson, “</w:t>
      </w:r>
      <w:r w:rsidRPr="00A17E8C">
        <w:rPr>
          <w:u w:val="single"/>
          <w:shd w:val="clear" w:color="auto" w:fill="00FFFF"/>
        </w:rPr>
        <w:t>rhetoric</w:t>
      </w:r>
      <w:r w:rsidRPr="00A17E8C">
        <w:rPr>
          <w:u w:val="single"/>
        </w:rPr>
        <w:t xml:space="preserve"> is the</w:t>
      </w:r>
      <w:r w:rsidRPr="00A17E8C">
        <w:t xml:space="preserve"> </w:t>
      </w:r>
      <w:r w:rsidRPr="00A17E8C">
        <w:rPr>
          <w:u w:val="single"/>
          <w:shd w:val="clear" w:color="auto" w:fill="00FFFF"/>
        </w:rPr>
        <w:t>art of persuasion</w:t>
      </w:r>
      <w:r w:rsidRPr="00A17E8C">
        <w:rPr>
          <w:sz w:val="16"/>
          <w:szCs w:val="16"/>
        </w:rPr>
        <w:t xml:space="preserve">.”267 It may be </w:t>
      </w:r>
      <w:r w:rsidRPr="00A17E8C">
        <w:rPr>
          <w:u w:val="single"/>
        </w:rPr>
        <w:t>in the form of</w:t>
      </w:r>
      <w:r w:rsidRPr="00A17E8C">
        <w:rPr>
          <w:sz w:val="16"/>
          <w:szCs w:val="16"/>
        </w:rPr>
        <w:t xml:space="preserve"> a </w:t>
      </w:r>
      <w:r w:rsidRPr="00A17E8C">
        <w:rPr>
          <w:u w:val="single"/>
        </w:rPr>
        <w:t>speech</w:t>
      </w:r>
      <w:r w:rsidRPr="00A17E8C">
        <w:rPr>
          <w:sz w:val="16"/>
          <w:szCs w:val="16"/>
        </w:rPr>
        <w:t xml:space="preserve">, </w:t>
      </w:r>
      <w:r w:rsidRPr="00A17E8C">
        <w:rPr>
          <w:u w:val="single"/>
        </w:rPr>
        <w:t>or other type of discourse</w:t>
      </w:r>
      <w:r w:rsidRPr="00A17E8C">
        <w:rPr>
          <w:sz w:val="16"/>
          <w:szCs w:val="16"/>
        </w:rPr>
        <w:t xml:space="preserve">, persuasively presented.268 </w:t>
      </w:r>
      <w:r w:rsidRPr="00A17E8C">
        <w:rPr>
          <w:u w:val="single"/>
          <w:shd w:val="clear" w:color="auto" w:fill="00FFFF"/>
        </w:rPr>
        <w:t>Rhetoric</w:t>
      </w:r>
      <w:r w:rsidRPr="00A17E8C">
        <w:rPr>
          <w:u w:val="single"/>
        </w:rPr>
        <w:t xml:space="preserve"> is a</w:t>
      </w:r>
      <w:r w:rsidRPr="00A17E8C">
        <w:t xml:space="preserve"> </w:t>
      </w:r>
      <w:r w:rsidRPr="00A17E8C">
        <w:rPr>
          <w:u w:val="single"/>
          <w:shd w:val="clear" w:color="auto" w:fill="00FFFF"/>
        </w:rPr>
        <w:t>means of influence</w:t>
      </w:r>
      <w:r w:rsidRPr="00A17E8C">
        <w:rPr>
          <w:sz w:val="16"/>
          <w:szCs w:val="16"/>
        </w:rPr>
        <w:t xml:space="preserve">; it is </w:t>
      </w:r>
      <w:r w:rsidRPr="00A17E8C">
        <w:rPr>
          <w:u w:val="single"/>
        </w:rPr>
        <w:t>used to gain the cooperation of others</w:t>
      </w:r>
      <w:r w:rsidRPr="00A17E8C">
        <w:rPr>
          <w:sz w:val="16"/>
          <w:szCs w:val="16"/>
        </w:rPr>
        <w:t xml:space="preserve">. Cooperation may be achieved </w:t>
      </w:r>
      <w:r w:rsidRPr="00A17E8C">
        <w:rPr>
          <w:u w:val="single"/>
          <w:shd w:val="clear" w:color="auto" w:fill="00FFFF"/>
        </w:rPr>
        <w:t>through</w:t>
      </w:r>
      <w:r w:rsidRPr="00A17E8C">
        <w:rPr>
          <w:u w:val="single"/>
        </w:rPr>
        <w:t xml:space="preserve"> discursive persuasion or</w:t>
      </w:r>
      <w:r w:rsidRPr="00A17E8C">
        <w:t xml:space="preserve"> </w:t>
      </w:r>
      <w:r w:rsidRPr="00A17E8C">
        <w:rPr>
          <w:u w:val="single"/>
          <w:shd w:val="clear" w:color="auto" w:fill="00FFFF"/>
        </w:rPr>
        <w:t>coercion</w:t>
      </w:r>
      <w:proofErr w:type="gramStart"/>
      <w:r w:rsidRPr="00A17E8C">
        <w:rPr>
          <w:sz w:val="16"/>
          <w:szCs w:val="16"/>
        </w:rPr>
        <w:t>.269</w:t>
      </w:r>
      <w:proofErr w:type="gramEnd"/>
      <w:r w:rsidRPr="00A17E8C">
        <w:rPr>
          <w:sz w:val="16"/>
          <w:szCs w:val="16"/>
        </w:rPr>
        <w:t xml:space="preserve"> While both coercion and persuasion can lead an audience to assent, the coerced target merely complies, while the persuaded target consents</w:t>
      </w:r>
      <w:proofErr w:type="gramStart"/>
      <w:r w:rsidRPr="00A17E8C">
        <w:rPr>
          <w:sz w:val="16"/>
          <w:szCs w:val="16"/>
        </w:rPr>
        <w:t>.270</w:t>
      </w:r>
      <w:proofErr w:type="gramEnd"/>
      <w:r w:rsidRPr="00A17E8C">
        <w:rPr>
          <w:sz w:val="16"/>
          <w:szCs w:val="16"/>
        </w:rPr>
        <w:t xml:space="preserve"> </w:t>
      </w:r>
      <w:r w:rsidRPr="00A17E8C">
        <w:rPr>
          <w:u w:val="single"/>
        </w:rPr>
        <w:t>Rhetoric is the</w:t>
      </w:r>
      <w:r w:rsidRPr="00A17E8C">
        <w:t xml:space="preserve"> </w:t>
      </w:r>
      <w:r w:rsidRPr="00A17E8C">
        <w:rPr>
          <w:u w:val="single"/>
          <w:shd w:val="clear" w:color="auto" w:fill="00FFFF"/>
        </w:rPr>
        <w:t>discursive rep</w:t>
      </w:r>
      <w:r w:rsidRPr="00A17E8C">
        <w:rPr>
          <w:u w:val="single"/>
        </w:rPr>
        <w:t>resentation of beliefs</w:t>
      </w:r>
      <w:r w:rsidRPr="00A17E8C">
        <w:rPr>
          <w:sz w:val="16"/>
          <w:szCs w:val="16"/>
        </w:rPr>
        <w:t xml:space="preserve">. </w:t>
      </w:r>
      <w:r w:rsidRPr="00A17E8C">
        <w:rPr>
          <w:u w:val="single"/>
        </w:rPr>
        <w:t>Ideas are</w:t>
      </w:r>
      <w:r w:rsidRPr="00A17E8C">
        <w:t xml:space="preserve"> </w:t>
      </w:r>
      <w:r w:rsidRPr="00A17E8C">
        <w:rPr>
          <w:u w:val="single"/>
          <w:shd w:val="clear" w:color="auto" w:fill="00FFFF"/>
        </w:rPr>
        <w:t>formulated</w:t>
      </w:r>
      <w:r w:rsidRPr="00A17E8C">
        <w:t xml:space="preserve"> </w:t>
      </w:r>
      <w:r w:rsidRPr="00A17E8C">
        <w:rPr>
          <w:u w:val="single"/>
          <w:shd w:val="clear" w:color="auto" w:fill="00FFFF"/>
        </w:rPr>
        <w:t>and</w:t>
      </w:r>
      <w:r w:rsidRPr="00A17E8C">
        <w:t xml:space="preserve"> </w:t>
      </w:r>
      <w:r w:rsidRPr="00A17E8C">
        <w:rPr>
          <w:u w:val="single"/>
          <w:shd w:val="clear" w:color="auto" w:fill="00FFFF"/>
        </w:rPr>
        <w:t>conveyed</w:t>
      </w:r>
      <w:r w:rsidRPr="00A17E8C">
        <w:t xml:space="preserve"> </w:t>
      </w:r>
      <w:r w:rsidRPr="00A17E8C">
        <w:rPr>
          <w:u w:val="single"/>
        </w:rPr>
        <w:t>through discourse</w:t>
      </w:r>
      <w:r w:rsidRPr="00A17E8C">
        <w:rPr>
          <w:sz w:val="16"/>
          <w:szCs w:val="16"/>
        </w:rPr>
        <w:t xml:space="preserve">. </w:t>
      </w:r>
      <w:r w:rsidRPr="00A17E8C">
        <w:rPr>
          <w:u w:val="single"/>
        </w:rPr>
        <w:t>Rhetoric</w:t>
      </w:r>
      <w:r w:rsidRPr="00A17E8C">
        <w:t xml:space="preserve"> </w:t>
      </w:r>
      <w:r w:rsidRPr="00A17E8C">
        <w:rPr>
          <w:u w:val="single"/>
          <w:shd w:val="clear" w:color="auto" w:fill="00FFFF"/>
        </w:rPr>
        <w:t>provides</w:t>
      </w:r>
      <w:r w:rsidRPr="00A17E8C">
        <w:rPr>
          <w:u w:val="single"/>
        </w:rPr>
        <w:t xml:space="preserve"> </w:t>
      </w:r>
      <w:proofErr w:type="gramStart"/>
      <w:r w:rsidRPr="00A17E8C">
        <w:rPr>
          <w:u w:val="single"/>
        </w:rPr>
        <w:t>meaning</w:t>
      </w:r>
      <w:r w:rsidRPr="00A17E8C">
        <w:rPr>
          <w:sz w:val="16"/>
          <w:szCs w:val="16"/>
        </w:rPr>
        <w:t xml:space="preserve">, </w:t>
      </w:r>
      <w:r w:rsidRPr="00A17E8C">
        <w:rPr>
          <w:u w:val="single"/>
        </w:rPr>
        <w:t>and</w:t>
      </w:r>
      <w:proofErr w:type="gramEnd"/>
      <w:r w:rsidRPr="00A17E8C">
        <w:t xml:space="preserve"> </w:t>
      </w:r>
      <w:r w:rsidRPr="00A17E8C">
        <w:rPr>
          <w:u w:val="single"/>
          <w:shd w:val="clear" w:color="auto" w:fill="00FFFF"/>
        </w:rPr>
        <w:t>creates</w:t>
      </w:r>
      <w:r w:rsidRPr="00A17E8C">
        <w:rPr>
          <w:u w:val="single"/>
        </w:rPr>
        <w:t xml:space="preserve"> social and political </w:t>
      </w:r>
      <w:r w:rsidRPr="00A17E8C">
        <w:rPr>
          <w:u w:val="single"/>
          <w:shd w:val="clear" w:color="auto" w:fill="00FFFF"/>
        </w:rPr>
        <w:t>reality</w:t>
      </w:r>
      <w:r w:rsidRPr="00A17E8C">
        <w:t xml:space="preserve"> </w:t>
      </w:r>
      <w:r w:rsidRPr="00A17E8C">
        <w:rPr>
          <w:u w:val="single"/>
        </w:rPr>
        <w:t xml:space="preserve">for </w:t>
      </w:r>
      <w:proofErr w:type="gramStart"/>
      <w:r w:rsidRPr="00A17E8C">
        <w:rPr>
          <w:u w:val="single"/>
        </w:rPr>
        <w:t>a society</w:t>
      </w:r>
      <w:proofErr w:type="gramEnd"/>
      <w:r w:rsidRPr="00A17E8C">
        <w:rPr>
          <w:sz w:val="16"/>
          <w:szCs w:val="16"/>
        </w:rPr>
        <w:t xml:space="preserve">. </w:t>
      </w:r>
      <w:r w:rsidRPr="00A17E8C">
        <w:rPr>
          <w:u w:val="single"/>
        </w:rPr>
        <w:t>It</w:t>
      </w:r>
      <w:r w:rsidRPr="00A17E8C">
        <w:t xml:space="preserve"> </w:t>
      </w:r>
      <w:r w:rsidRPr="00A17E8C">
        <w:rPr>
          <w:u w:val="single"/>
          <w:shd w:val="clear" w:color="auto" w:fill="00FFFF"/>
        </w:rPr>
        <w:t>structures behaviors</w:t>
      </w:r>
      <w:r w:rsidRPr="00A17E8C">
        <w:t xml:space="preserve"> </w:t>
      </w:r>
      <w:r w:rsidRPr="00A17E8C">
        <w:rPr>
          <w:u w:val="single"/>
        </w:rPr>
        <w:t>and</w:t>
      </w:r>
      <w:r w:rsidRPr="00A17E8C">
        <w:t xml:space="preserve"> </w:t>
      </w:r>
      <w:r w:rsidRPr="00A17E8C">
        <w:rPr>
          <w:u w:val="single"/>
          <w:shd w:val="clear" w:color="auto" w:fill="00FFFF"/>
        </w:rPr>
        <w:t>frames actions</w:t>
      </w:r>
      <w:r w:rsidRPr="00A17E8C">
        <w:rPr>
          <w:sz w:val="16"/>
          <w:szCs w:val="16"/>
        </w:rPr>
        <w:t xml:space="preserve">. This thesis approached the analysis of political rhetoric with the premise that </w:t>
      </w:r>
      <w:r w:rsidRPr="00A17E8C">
        <w:rPr>
          <w:u w:val="single"/>
        </w:rPr>
        <w:t>words have meaning</w:t>
      </w:r>
      <w:r w:rsidRPr="00A17E8C">
        <w:rPr>
          <w:sz w:val="16"/>
          <w:szCs w:val="16"/>
        </w:rPr>
        <w:t xml:space="preserve">, </w:t>
      </w:r>
      <w:r w:rsidRPr="00A17E8C">
        <w:rPr>
          <w:u w:val="single"/>
        </w:rPr>
        <w:t>and the way in which words are used</w:t>
      </w:r>
      <w:r w:rsidRPr="00A17E8C">
        <w:rPr>
          <w:sz w:val="16"/>
          <w:szCs w:val="16"/>
        </w:rPr>
        <w:t xml:space="preserve">, </w:t>
      </w:r>
      <w:r w:rsidRPr="00A17E8C">
        <w:rPr>
          <w:u w:val="single"/>
        </w:rPr>
        <w:t>impacts the world</w:t>
      </w:r>
      <w:r w:rsidRPr="00A17E8C">
        <w:rPr>
          <w:sz w:val="16"/>
          <w:szCs w:val="16"/>
        </w:rPr>
        <w:t xml:space="preserve">. The use of political rhetoric to influence behavior is not a new phenomenon, and examples abound in history. The successful presidential campaign of Barack Obama, who was at the time a one-term U.S. senator, used rhetoric to appeal to the American public’s desire for something better or at least different. Through the strategic use of rhetoric, he positioned himself and the public as change agents by purporting belief “in the power of the American people to be the real agents of change in this country.”271 His rhetoric offered the nation a vision for “change” and “hope.” He asserted the </w:t>
      </w:r>
      <w:proofErr w:type="gramStart"/>
      <w:r w:rsidRPr="00A17E8C">
        <w:rPr>
          <w:sz w:val="16"/>
          <w:szCs w:val="16"/>
        </w:rPr>
        <w:t>peoples’ right—</w:t>
      </w:r>
      <w:proofErr w:type="gramEnd"/>
      <w:r w:rsidRPr="00A17E8C">
        <w:rPr>
          <w:sz w:val="16"/>
          <w:szCs w:val="16"/>
        </w:rPr>
        <w:t xml:space="preserve">and perhaps duty—to participate in bringing about this change by reminding his target audience: You’ve earned the role you play in our democracy because no one takes it more seriously. And I believe that’s true this year more than ever because, like me, you feel that same sense of urgency.272 As a candidate, Obama replicated President John F. Kennedy’s inauguration address rhetoric, which reminded the public of the impact of fear, by stating, “…we must never negotiate out of fear, but that we must never fear to negotiate with our enemies as well as our friends.”273 He went further by noting the use of fear rhetoric in politics postSeptember 11: We can’t afford the same politics of fear that tells Democrats that the only way to look tough on national security is to talk, act, and vote like George Bush Republicans; that invokes 9/11 as a way to scare up votes instead of a challenge that should unite all Americans to defeat our real enemies.274 Communicating a plan of action through the “yes we can” slogan, Obama influenced Americans’ hope for a better future and shaped their behavior to meet the call to action, which was demonstrated concretely in subsequent voting rates during primaries and on Election Day.275 His success embraced a rhetorical style that promotes cooperation, influenced behavior, and prompted action through discursive persuasion.276 </w:t>
      </w:r>
      <w:r w:rsidRPr="00A17E8C">
        <w:rPr>
          <w:u w:val="single"/>
        </w:rPr>
        <w:t>The</w:t>
      </w:r>
      <w:r w:rsidRPr="00A17E8C">
        <w:t xml:space="preserve"> </w:t>
      </w:r>
      <w:r w:rsidRPr="00A17E8C">
        <w:rPr>
          <w:u w:val="single"/>
          <w:shd w:val="clear" w:color="auto" w:fill="00FFFF"/>
        </w:rPr>
        <w:t>War Scare</w:t>
      </w:r>
      <w:r w:rsidRPr="00A17E8C">
        <w:rPr>
          <w:u w:val="single"/>
        </w:rPr>
        <w:t xml:space="preserve"> of 1948 is a historical example of the use of rhetoric to</w:t>
      </w:r>
      <w:r w:rsidRPr="00A17E8C">
        <w:t xml:space="preserve"> </w:t>
      </w:r>
      <w:r w:rsidRPr="00A17E8C">
        <w:rPr>
          <w:u w:val="single"/>
          <w:shd w:val="clear" w:color="auto" w:fill="00FFFF"/>
        </w:rPr>
        <w:t>achieve public support</w:t>
      </w:r>
      <w:r w:rsidRPr="00A17E8C">
        <w:t xml:space="preserve"> </w:t>
      </w:r>
      <w:r w:rsidRPr="00A17E8C">
        <w:rPr>
          <w:u w:val="single"/>
          <w:shd w:val="clear" w:color="auto" w:fill="00FFFF"/>
        </w:rPr>
        <w:t>through</w:t>
      </w:r>
      <w:r w:rsidRPr="00A17E8C">
        <w:rPr>
          <w:u w:val="single"/>
        </w:rPr>
        <w:t xml:space="preserve"> the</w:t>
      </w:r>
      <w:r w:rsidRPr="00A17E8C">
        <w:t xml:space="preserve"> </w:t>
      </w:r>
      <w:r w:rsidRPr="00A17E8C">
        <w:rPr>
          <w:u w:val="single"/>
          <w:shd w:val="clear" w:color="auto" w:fill="00FFFF"/>
        </w:rPr>
        <w:t>exaggeration</w:t>
      </w:r>
      <w:r w:rsidRPr="00A17E8C">
        <w:t xml:space="preserve"> </w:t>
      </w:r>
      <w:r w:rsidRPr="00A17E8C">
        <w:rPr>
          <w:u w:val="single"/>
          <w:shd w:val="clear" w:color="auto" w:fill="00FFFF"/>
        </w:rPr>
        <w:t>of</w:t>
      </w:r>
      <w:r w:rsidRPr="00A17E8C">
        <w:rPr>
          <w:u w:val="single"/>
        </w:rPr>
        <w:t xml:space="preserve"> security </w:t>
      </w:r>
      <w:r w:rsidRPr="00A17E8C">
        <w:rPr>
          <w:u w:val="single"/>
          <w:shd w:val="clear" w:color="auto" w:fill="00FFFF"/>
        </w:rPr>
        <w:t>threats</w:t>
      </w:r>
      <w:r w:rsidRPr="00A17E8C">
        <w:rPr>
          <w:sz w:val="16"/>
          <w:szCs w:val="16"/>
        </w:rPr>
        <w:t xml:space="preserve"> faced </w:t>
      </w:r>
      <w:r w:rsidRPr="00A17E8C">
        <w:rPr>
          <w:u w:val="single"/>
          <w:shd w:val="clear" w:color="auto" w:fill="00FFFF"/>
        </w:rPr>
        <w:t>from</w:t>
      </w:r>
      <w:r w:rsidRPr="00A17E8C">
        <w:rPr>
          <w:u w:val="single"/>
        </w:rPr>
        <w:t xml:space="preserve"> the</w:t>
      </w:r>
      <w:r w:rsidRPr="00A17E8C">
        <w:t xml:space="preserve"> </w:t>
      </w:r>
      <w:r w:rsidRPr="00A17E8C">
        <w:rPr>
          <w:u w:val="single"/>
          <w:shd w:val="clear" w:color="auto" w:fill="00FFFF"/>
        </w:rPr>
        <w:t>Soviet Union</w:t>
      </w:r>
      <w:r w:rsidRPr="00A17E8C">
        <w:rPr>
          <w:sz w:val="16"/>
          <w:szCs w:val="16"/>
        </w:rPr>
        <w:t xml:space="preserve">, </w:t>
      </w:r>
      <w:r w:rsidRPr="00A17E8C">
        <w:rPr>
          <w:u w:val="single"/>
        </w:rPr>
        <w:t>communism</w:t>
      </w:r>
      <w:r w:rsidRPr="00A17E8C">
        <w:rPr>
          <w:sz w:val="16"/>
          <w:szCs w:val="16"/>
        </w:rPr>
        <w:t xml:space="preserve">, </w:t>
      </w:r>
      <w:r w:rsidRPr="00A17E8C">
        <w:rPr>
          <w:u w:val="single"/>
        </w:rPr>
        <w:t>and the prospect of war</w:t>
      </w:r>
      <w:r w:rsidRPr="00A17E8C">
        <w:rPr>
          <w:sz w:val="16"/>
          <w:szCs w:val="16"/>
        </w:rPr>
        <w:t xml:space="preserve">. The Truman administration, aware of strong anticommunist sentiment among many Americans, tapped into these fears and beliefs. The administration went public in numerous speeches </w:t>
      </w:r>
      <w:proofErr w:type="gramStart"/>
      <w:r w:rsidRPr="00A17E8C">
        <w:rPr>
          <w:sz w:val="16"/>
          <w:szCs w:val="16"/>
        </w:rPr>
        <w:t>in an effort to</w:t>
      </w:r>
      <w:proofErr w:type="gramEnd"/>
      <w:r w:rsidRPr="00A17E8C">
        <w:rPr>
          <w:sz w:val="16"/>
          <w:szCs w:val="16"/>
        </w:rPr>
        <w:t xml:space="preserve"> pressure Congress to pass the legislation. </w:t>
      </w:r>
      <w:r w:rsidRPr="00A17E8C">
        <w:rPr>
          <w:u w:val="single"/>
        </w:rPr>
        <w:t>The rhetoric</w:t>
      </w:r>
      <w:r w:rsidRPr="00A17E8C">
        <w:t xml:space="preserve"> </w:t>
      </w:r>
      <w:r w:rsidRPr="00A17E8C">
        <w:rPr>
          <w:u w:val="single"/>
        </w:rPr>
        <w:t>employed heightened the public’s sense of vulnerability</w:t>
      </w:r>
      <w:r w:rsidRPr="00A17E8C">
        <w:rPr>
          <w:sz w:val="16"/>
          <w:szCs w:val="16"/>
        </w:rPr>
        <w:t xml:space="preserve"> to the spread of communism and the imminent threat of war. New York Times correspondent James Reston exposed the administration’s fear rhetoric by noting: Executive branch of the Government, </w:t>
      </w:r>
      <w:proofErr w:type="gramStart"/>
      <w:r w:rsidRPr="00A17E8C">
        <w:rPr>
          <w:sz w:val="16"/>
          <w:szCs w:val="16"/>
        </w:rPr>
        <w:t>in an effort to</w:t>
      </w:r>
      <w:proofErr w:type="gramEnd"/>
      <w:r w:rsidRPr="00A17E8C">
        <w:rPr>
          <w:sz w:val="16"/>
          <w:szCs w:val="16"/>
        </w:rPr>
        <w:t xml:space="preserve"> gain Congressional support of its policies, has been talking a good deal about war lately. In its eagerness to manipulate Congress, the Truman administration had “acquired the habit of emphasizing and sometimes even of overemphasizing the danger” posed by the U.S.S.R. “We legislate, in short, in an atmosphere of crisis…”277 Ultimately, the Truman administration’s </w:t>
      </w:r>
      <w:r w:rsidRPr="00A17E8C">
        <w:rPr>
          <w:u w:val="single"/>
          <w:shd w:val="clear" w:color="auto" w:fill="00FFFF"/>
        </w:rPr>
        <w:t>fear tactics</w:t>
      </w:r>
      <w:r w:rsidRPr="00A17E8C">
        <w:rPr>
          <w:u w:val="single"/>
        </w:rPr>
        <w:t xml:space="preserve"> and political rhetoric were </w:t>
      </w:r>
      <w:r w:rsidRPr="00A17E8C">
        <w:rPr>
          <w:u w:val="single"/>
          <w:shd w:val="clear" w:color="auto" w:fill="00FFFF"/>
        </w:rPr>
        <w:t>successful in getting</w:t>
      </w:r>
      <w:r w:rsidRPr="00A17E8C">
        <w:rPr>
          <w:sz w:val="16"/>
          <w:szCs w:val="16"/>
        </w:rPr>
        <w:t xml:space="preserve"> its </w:t>
      </w:r>
      <w:r w:rsidRPr="00A17E8C">
        <w:rPr>
          <w:u w:val="single"/>
        </w:rPr>
        <w:t xml:space="preserve">preferred </w:t>
      </w:r>
      <w:r w:rsidRPr="00A17E8C">
        <w:rPr>
          <w:u w:val="single"/>
          <w:shd w:val="clear" w:color="auto" w:fill="00FFFF"/>
        </w:rPr>
        <w:t>legislation passed</w:t>
      </w:r>
      <w:r w:rsidRPr="00A17E8C">
        <w:rPr>
          <w:sz w:val="16"/>
          <w:szCs w:val="16"/>
        </w:rPr>
        <w:t xml:space="preserve"> without amendment.278 </w:t>
      </w:r>
      <w:r w:rsidRPr="00A17E8C">
        <w:rPr>
          <w:u w:val="single"/>
        </w:rPr>
        <w:t>More recent rhetoric</w:t>
      </w:r>
      <w:r w:rsidRPr="00A17E8C">
        <w:rPr>
          <w:sz w:val="16"/>
          <w:szCs w:val="16"/>
        </w:rPr>
        <w:t xml:space="preserve"> that </w:t>
      </w:r>
      <w:r w:rsidRPr="00A17E8C">
        <w:rPr>
          <w:u w:val="single"/>
        </w:rPr>
        <w:t>illustrates the power of words to shape behavior</w:t>
      </w:r>
      <w:r w:rsidRPr="00A17E8C">
        <w:rPr>
          <w:sz w:val="16"/>
          <w:szCs w:val="16"/>
        </w:rPr>
        <w:t xml:space="preserve"> and </w:t>
      </w:r>
      <w:r w:rsidRPr="00A17E8C">
        <w:rPr>
          <w:u w:val="single"/>
        </w:rPr>
        <w:t>frame action</w:t>
      </w:r>
      <w:r w:rsidRPr="00A17E8C">
        <w:rPr>
          <w:sz w:val="16"/>
          <w:szCs w:val="16"/>
        </w:rPr>
        <w:t xml:space="preserve"> is </w:t>
      </w:r>
      <w:r w:rsidRPr="00A17E8C">
        <w:rPr>
          <w:u w:val="single"/>
        </w:rPr>
        <w:t>found in the discourse</w:t>
      </w:r>
      <w:r w:rsidRPr="00A17E8C">
        <w:rPr>
          <w:sz w:val="16"/>
          <w:szCs w:val="16"/>
        </w:rPr>
        <w:t xml:space="preserve"> available in the Congressional Record </w:t>
      </w:r>
      <w:r w:rsidRPr="00A17E8C">
        <w:rPr>
          <w:u w:val="single"/>
        </w:rPr>
        <w:t>on the topic of the</w:t>
      </w:r>
      <w:r w:rsidRPr="00A17E8C">
        <w:rPr>
          <w:sz w:val="16"/>
          <w:szCs w:val="16"/>
        </w:rPr>
        <w:t xml:space="preserve"> Uniting and Strengthening America by Providing Appropriate Tools Required to Intercept and Obstruct Terrorism (</w:t>
      </w:r>
      <w:r w:rsidRPr="00A17E8C">
        <w:rPr>
          <w:u w:val="single"/>
        </w:rPr>
        <w:t xml:space="preserve">USA </w:t>
      </w:r>
      <w:r w:rsidRPr="00A17E8C">
        <w:rPr>
          <w:u w:val="single"/>
          <w:shd w:val="clear" w:color="auto" w:fill="00FFFF"/>
        </w:rPr>
        <w:t>PATRIOT</w:t>
      </w:r>
      <w:r w:rsidRPr="00A17E8C">
        <w:rPr>
          <w:sz w:val="16"/>
          <w:szCs w:val="16"/>
        </w:rPr>
        <w:t xml:space="preserve">) </w:t>
      </w:r>
      <w:r w:rsidRPr="00A17E8C">
        <w:rPr>
          <w:u w:val="single"/>
          <w:shd w:val="clear" w:color="auto" w:fill="00FFFF"/>
        </w:rPr>
        <w:t>Act</w:t>
      </w:r>
      <w:r w:rsidRPr="00A17E8C">
        <w:rPr>
          <w:sz w:val="16"/>
          <w:szCs w:val="16"/>
        </w:rPr>
        <w:t xml:space="preserve">. The USA PATRIOT Act, known as the Patriot Act, was quickly drafted by the administration, rushed through Congress, and signed into law on October 26, 2001, and was described by Kam C. Wong as “entirely a Bush administration’s brainchild; conceived by the [Attorney General], imposed on the Congress and fed to the American people in a time of crisis and with the use of high-handed tactics.”279 This swift process was accomplished without the normal legislative review.280 </w:t>
      </w:r>
      <w:r w:rsidRPr="00A17E8C">
        <w:rPr>
          <w:u w:val="single"/>
        </w:rPr>
        <w:t>The rhetoric that framed and inflated the security threat</w:t>
      </w:r>
      <w:r w:rsidRPr="00A17E8C">
        <w:t xml:space="preserve"> </w:t>
      </w:r>
      <w:r w:rsidRPr="00A17E8C">
        <w:rPr>
          <w:u w:val="single"/>
          <w:shd w:val="clear" w:color="auto" w:fill="00FFFF"/>
        </w:rPr>
        <w:t>dissuaded</w:t>
      </w:r>
      <w:r w:rsidRPr="00A17E8C">
        <w:t xml:space="preserve"> </w:t>
      </w:r>
      <w:r w:rsidRPr="00A17E8C">
        <w:rPr>
          <w:u w:val="single"/>
        </w:rPr>
        <w:t>the</w:t>
      </w:r>
      <w:r w:rsidRPr="00A17E8C">
        <w:t xml:space="preserve"> </w:t>
      </w:r>
      <w:r w:rsidRPr="00A17E8C">
        <w:rPr>
          <w:u w:val="single"/>
          <w:shd w:val="clear" w:color="auto" w:fill="00FFFF"/>
        </w:rPr>
        <w:t>patience</w:t>
      </w:r>
      <w:r w:rsidRPr="00A17E8C">
        <w:rPr>
          <w:u w:val="single"/>
        </w:rPr>
        <w:t xml:space="preserve"> required </w:t>
      </w:r>
      <w:r w:rsidRPr="00A17E8C">
        <w:rPr>
          <w:u w:val="single"/>
          <w:shd w:val="clear" w:color="auto" w:fill="00FFFF"/>
        </w:rPr>
        <w:t>for</w:t>
      </w:r>
      <w:r w:rsidRPr="00A17E8C">
        <w:rPr>
          <w:u w:val="single"/>
        </w:rPr>
        <w:t xml:space="preserve"> deliberative </w:t>
      </w:r>
      <w:r w:rsidRPr="00A17E8C">
        <w:rPr>
          <w:u w:val="single"/>
          <w:shd w:val="clear" w:color="auto" w:fill="00FFFF"/>
        </w:rPr>
        <w:t>evaluation</w:t>
      </w:r>
      <w:r w:rsidRPr="00A17E8C">
        <w:rPr>
          <w:u w:val="single"/>
        </w:rPr>
        <w:t xml:space="preserve"> during passage of the Patriot Act</w:t>
      </w:r>
      <w:r w:rsidRPr="00A17E8C">
        <w:rPr>
          <w:sz w:val="16"/>
          <w:szCs w:val="16"/>
        </w:rPr>
        <w:t xml:space="preserve">.281 The modest opposition voiced during the abbreviated Senate hearings recalled the nation’s history of legislation enacted in times of crisis: Of course, there have been periods in our nation’s history when civil liberties have taken a back seat to what appeared at the time to be the legitimate exigencies of war. Our national consciousness still bears the stain and the scars of those events: </w:t>
      </w:r>
      <w:r w:rsidRPr="00A17E8C">
        <w:rPr>
          <w:u w:val="single"/>
        </w:rPr>
        <w:t>The</w:t>
      </w:r>
      <w:r w:rsidRPr="00A17E8C">
        <w:t xml:space="preserve"> </w:t>
      </w:r>
      <w:r w:rsidRPr="00A17E8C">
        <w:rPr>
          <w:u w:val="single"/>
          <w:shd w:val="clear" w:color="auto" w:fill="00FFFF"/>
        </w:rPr>
        <w:t>Alien and Sedition Acts</w:t>
      </w:r>
      <w:r w:rsidRPr="00A17E8C">
        <w:rPr>
          <w:sz w:val="16"/>
          <w:szCs w:val="16"/>
        </w:rPr>
        <w:t xml:space="preserve">, </w:t>
      </w:r>
      <w:r w:rsidRPr="00A17E8C">
        <w:rPr>
          <w:u w:val="single"/>
        </w:rPr>
        <w:t>the suspension of habeas corpus</w:t>
      </w:r>
      <w:r w:rsidRPr="00A17E8C">
        <w:rPr>
          <w:sz w:val="16"/>
          <w:szCs w:val="16"/>
        </w:rPr>
        <w:t xml:space="preserve"> during the Civil War, </w:t>
      </w:r>
      <w:r w:rsidRPr="00A17E8C">
        <w:rPr>
          <w:u w:val="single"/>
        </w:rPr>
        <w:t>the</w:t>
      </w:r>
      <w:r w:rsidRPr="00A17E8C">
        <w:t xml:space="preserve"> </w:t>
      </w:r>
      <w:r w:rsidRPr="00A17E8C">
        <w:rPr>
          <w:u w:val="single"/>
          <w:shd w:val="clear" w:color="auto" w:fill="00FFFF"/>
        </w:rPr>
        <w:t>internment of Japanese-Americans</w:t>
      </w:r>
      <w:r w:rsidRPr="00A17E8C">
        <w:rPr>
          <w:sz w:val="16"/>
          <w:szCs w:val="16"/>
          <w:u w:val="single"/>
          <w:shd w:val="clear" w:color="auto" w:fill="00FFFF"/>
        </w:rPr>
        <w:t xml:space="preserve">, </w:t>
      </w:r>
      <w:r w:rsidRPr="00A17E8C">
        <w:rPr>
          <w:u w:val="single"/>
          <w:shd w:val="clear" w:color="auto" w:fill="00FFFF"/>
        </w:rPr>
        <w:t>German-Americans</w:t>
      </w:r>
      <w:r w:rsidRPr="00A17E8C">
        <w:rPr>
          <w:sz w:val="16"/>
          <w:szCs w:val="16"/>
          <w:u w:val="single"/>
          <w:shd w:val="clear" w:color="auto" w:fill="00FFFF"/>
        </w:rPr>
        <w:t xml:space="preserve">, </w:t>
      </w:r>
      <w:r w:rsidRPr="00A17E8C">
        <w:rPr>
          <w:u w:val="single"/>
          <w:shd w:val="clear" w:color="auto" w:fill="00FFFF"/>
        </w:rPr>
        <w:t>and</w:t>
      </w:r>
      <w:r w:rsidRPr="00A17E8C">
        <w:t xml:space="preserve"> </w:t>
      </w:r>
      <w:r w:rsidRPr="00A17E8C">
        <w:rPr>
          <w:u w:val="single"/>
          <w:shd w:val="clear" w:color="auto" w:fill="00FFFF"/>
        </w:rPr>
        <w:t>Italian-Americans</w:t>
      </w:r>
      <w:r w:rsidRPr="00A17E8C">
        <w:rPr>
          <w:sz w:val="16"/>
          <w:szCs w:val="16"/>
        </w:rPr>
        <w:t xml:space="preserve"> during World War II, </w:t>
      </w:r>
      <w:r w:rsidRPr="00A17E8C">
        <w:rPr>
          <w:u w:val="single"/>
        </w:rPr>
        <w:t>the blacklisting of supposed communist sympathizers</w:t>
      </w:r>
      <w:r w:rsidRPr="00A17E8C">
        <w:rPr>
          <w:sz w:val="16"/>
          <w:szCs w:val="16"/>
        </w:rPr>
        <w:t xml:space="preserve"> during the McCarthy era, and </w:t>
      </w:r>
      <w:r w:rsidRPr="00A17E8C">
        <w:rPr>
          <w:u w:val="single"/>
        </w:rPr>
        <w:t>the</w:t>
      </w:r>
      <w:r w:rsidRPr="00A17E8C">
        <w:t xml:space="preserve"> </w:t>
      </w:r>
      <w:r w:rsidRPr="00A17E8C">
        <w:rPr>
          <w:u w:val="single"/>
          <w:shd w:val="clear" w:color="auto" w:fill="00FFFF"/>
        </w:rPr>
        <w:t>surveillance</w:t>
      </w:r>
      <w:r w:rsidRPr="00A17E8C">
        <w:t xml:space="preserve"> </w:t>
      </w:r>
      <w:r w:rsidRPr="00A17E8C">
        <w:rPr>
          <w:u w:val="single"/>
        </w:rPr>
        <w:t xml:space="preserve">and harassment </w:t>
      </w:r>
      <w:r w:rsidRPr="00A17E8C">
        <w:rPr>
          <w:u w:val="single"/>
          <w:shd w:val="clear" w:color="auto" w:fill="00FFFF"/>
        </w:rPr>
        <w:t>of</w:t>
      </w:r>
      <w:r w:rsidRPr="00A17E8C">
        <w:t xml:space="preserve"> </w:t>
      </w:r>
      <w:r w:rsidRPr="00A17E8C">
        <w:rPr>
          <w:u w:val="single"/>
          <w:shd w:val="clear" w:color="auto" w:fill="00FFFF"/>
        </w:rPr>
        <w:t>antiwar protesters</w:t>
      </w:r>
      <w:r w:rsidRPr="00A17E8C">
        <w:rPr>
          <w:sz w:val="16"/>
          <w:szCs w:val="16"/>
        </w:rPr>
        <w:t xml:space="preserve">, </w:t>
      </w:r>
      <w:r w:rsidRPr="00A17E8C">
        <w:rPr>
          <w:u w:val="single"/>
        </w:rPr>
        <w:t>including</w:t>
      </w:r>
      <w:r w:rsidRPr="00A17E8C">
        <w:rPr>
          <w:sz w:val="16"/>
          <w:szCs w:val="16"/>
        </w:rPr>
        <w:t xml:space="preserve"> Dr. </w:t>
      </w:r>
      <w:r w:rsidRPr="00A17E8C">
        <w:rPr>
          <w:u w:val="single"/>
        </w:rPr>
        <w:t>Martin Luther King Jr</w:t>
      </w:r>
      <w:r w:rsidRPr="00A17E8C">
        <w:rPr>
          <w:sz w:val="16"/>
          <w:szCs w:val="16"/>
        </w:rPr>
        <w:t xml:space="preserve">., during the Vietnam War. We must not allow these pieces of our past to become prologue.282 These words, meant to serve as a harbinger of things to come, were dismissed by the prevailing voices that echoed the administration’s narrative and fear rhetoric, such as by Senator Hatch: As the past few weeks have made clear, these terrorists still have a gun pointed at the heads of all the American people. Under such circumstances, it is our sworn duty to do everything in our power, within the bounds of the Constitution, to protect and defend our people. That is what this bill does. The Senator from Wisconsin worries about the “possible’’ loss of civil liberties. That is laudable. But I am more concerned about the actual loss of the thousands of lives that have been lost and the potential of other lives that may be lost because we don’t give law enforcement the tools they need.283 </w:t>
      </w:r>
      <w:r w:rsidRPr="00A17E8C">
        <w:rPr>
          <w:u w:val="single"/>
        </w:rPr>
        <w:t>The use of rhetoric to convey a</w:t>
      </w:r>
      <w:r w:rsidRPr="00A17E8C">
        <w:t xml:space="preserve"> </w:t>
      </w:r>
      <w:r w:rsidRPr="00A17E8C">
        <w:rPr>
          <w:u w:val="single"/>
          <w:shd w:val="clear" w:color="auto" w:fill="00FFFF"/>
        </w:rPr>
        <w:t>sense of urgency</w:t>
      </w:r>
      <w:r w:rsidRPr="00A17E8C">
        <w:t xml:space="preserve"> </w:t>
      </w:r>
      <w:r w:rsidRPr="00A17E8C">
        <w:rPr>
          <w:u w:val="single"/>
        </w:rPr>
        <w:t>and fear closes down deliberation and</w:t>
      </w:r>
      <w:r w:rsidRPr="00A17E8C">
        <w:t xml:space="preserve"> </w:t>
      </w:r>
      <w:r w:rsidRPr="00A17E8C">
        <w:rPr>
          <w:u w:val="single"/>
          <w:shd w:val="clear" w:color="auto" w:fill="00FFFF"/>
        </w:rPr>
        <w:t>stifles</w:t>
      </w:r>
      <w:r w:rsidRPr="00A17E8C">
        <w:t xml:space="preserve"> </w:t>
      </w:r>
      <w:r w:rsidRPr="00A17E8C">
        <w:rPr>
          <w:u w:val="single"/>
          <w:shd w:val="clear" w:color="auto" w:fill="00FFFF"/>
        </w:rPr>
        <w:t>dissent</w:t>
      </w:r>
      <w:r w:rsidRPr="00A17E8C">
        <w:rPr>
          <w:sz w:val="16"/>
          <w:szCs w:val="16"/>
        </w:rPr>
        <w:t xml:space="preserve">.284 </w:t>
      </w:r>
      <w:r w:rsidRPr="00A17E8C">
        <w:rPr>
          <w:u w:val="single"/>
        </w:rPr>
        <w:t>This is the power of rhetoric.</w:t>
      </w:r>
    </w:p>
    <w:p w14:paraId="5273FEEC" w14:textId="77777777" w:rsidR="00A9291C" w:rsidRPr="00377D8C" w:rsidRDefault="00A9291C" w:rsidP="00A9291C">
      <w:pPr>
        <w:keepNext/>
        <w:keepLines/>
        <w:numPr>
          <w:ilvl w:val="0"/>
          <w:numId w:val="16"/>
        </w:numPr>
        <w:spacing w:before="200"/>
        <w:outlineLvl w:val="3"/>
        <w:rPr>
          <w:rFonts w:eastAsia="Times New Roman" w:cstheme="majorBidi"/>
          <w:b/>
          <w:iCs/>
          <w:sz w:val="26"/>
        </w:rPr>
      </w:pPr>
      <w:r w:rsidRPr="00377D8C">
        <w:rPr>
          <w:rFonts w:eastAsia="Times New Roman" w:cstheme="majorBidi"/>
          <w:b/>
          <w:iCs/>
          <w:sz w:val="26"/>
        </w:rPr>
        <w:t xml:space="preserve">Fiating the state is </w:t>
      </w:r>
      <w:r w:rsidRPr="00377D8C">
        <w:rPr>
          <w:rFonts w:eastAsia="Times New Roman" w:cstheme="majorBidi"/>
          <w:b/>
          <w:iCs/>
          <w:sz w:val="26"/>
          <w:u w:val="single"/>
        </w:rPr>
        <w:t>uniquely bad</w:t>
      </w:r>
      <w:r w:rsidRPr="00377D8C">
        <w:rPr>
          <w:rFonts w:eastAsia="Times New Roman" w:cstheme="majorBidi"/>
          <w:b/>
          <w:iCs/>
          <w:sz w:val="26"/>
        </w:rPr>
        <w:t xml:space="preserve"> training for activist skills. And a link to the K it creates infinite crowdout</w:t>
      </w:r>
    </w:p>
    <w:p w14:paraId="470781C5" w14:textId="77777777" w:rsidR="00A9291C" w:rsidRPr="00377D8C" w:rsidRDefault="00A9291C" w:rsidP="00A9291C">
      <w:pPr>
        <w:rPr>
          <w:rFonts w:eastAsia="Times New Roman"/>
          <w:sz w:val="12"/>
          <w:szCs w:val="24"/>
        </w:rPr>
      </w:pPr>
      <w:r w:rsidRPr="00377D8C">
        <w:rPr>
          <w:rFonts w:eastAsia="Times New Roman"/>
          <w:b/>
          <w:bCs/>
          <w:sz w:val="24"/>
          <w:szCs w:val="24"/>
        </w:rPr>
        <w:t xml:space="preserve"> </w:t>
      </w:r>
      <w:r w:rsidRPr="00377D8C">
        <w:rPr>
          <w:b/>
          <w:bCs/>
          <w:sz w:val="28"/>
          <w:szCs w:val="28"/>
        </w:rPr>
        <w:t>Traber 18</w:t>
      </w:r>
      <w:r w:rsidRPr="00377D8C">
        <w:rPr>
          <w:rFonts w:eastAsia="Times New Roman"/>
          <w:sz w:val="12"/>
          <w:szCs w:val="24"/>
        </w:rPr>
        <w:t>. NSD Staff Writer, PhD Candidate in Political Theory at Yale University. “Fiat and Radical Politics.” National Symposium for Debate. 1-17-2018. https://www.nsdebatecamp.com/nsdupdate/fiat-and-radical-politics</w:t>
      </w:r>
      <w:r w:rsidRPr="00377D8C">
        <w:rPr>
          <w:rFonts w:eastAsia="Times New Roman"/>
          <w:sz w:val="12"/>
          <w:szCs w:val="24"/>
        </w:rPr>
        <w:br/>
      </w:r>
      <w:r w:rsidRPr="00377D8C">
        <w:rPr>
          <w:rFonts w:eastAsia="Times New Roman"/>
          <w:sz w:val="24"/>
          <w:szCs w:val="24"/>
          <w:u w:val="single"/>
        </w:rPr>
        <w:t xml:space="preserve">This trend in </w:t>
      </w:r>
      <w:r w:rsidRPr="00377D8C">
        <w:rPr>
          <w:rFonts w:eastAsia="Times New Roman"/>
          <w:sz w:val="24"/>
          <w:szCs w:val="24"/>
          <w:u w:val="single"/>
          <w:shd w:val="clear" w:color="auto" w:fill="00FFFF"/>
        </w:rPr>
        <w:t>debate</w:t>
      </w:r>
      <w:r w:rsidRPr="00377D8C">
        <w:rPr>
          <w:rFonts w:eastAsia="Times New Roman"/>
          <w:sz w:val="24"/>
          <w:szCs w:val="24"/>
          <w:u w:val="single"/>
        </w:rPr>
        <w:t xml:space="preserve"> has </w:t>
      </w:r>
      <w:proofErr w:type="gramStart"/>
      <w:r w:rsidRPr="00377D8C">
        <w:rPr>
          <w:rFonts w:eastAsia="Times New Roman"/>
          <w:sz w:val="24"/>
          <w:szCs w:val="24"/>
          <w:u w:val="single"/>
          <w:shd w:val="clear" w:color="auto" w:fill="00FFFF"/>
        </w:rPr>
        <w:t>ignored</w:t>
      </w:r>
      <w:proofErr w:type="gramEnd"/>
      <w:r w:rsidRPr="00377D8C">
        <w:rPr>
          <w:rFonts w:eastAsia="Times New Roman"/>
          <w:sz w:val="12"/>
          <w:szCs w:val="14"/>
        </w:rPr>
        <w:t xml:space="preserve">, however, what I see as the most pertinent question. Namely, </w:t>
      </w:r>
      <w:r w:rsidRPr="00377D8C">
        <w:rPr>
          <w:rFonts w:eastAsia="Times New Roman"/>
          <w:sz w:val="24"/>
          <w:szCs w:val="24"/>
          <w:u w:val="single"/>
          <w:shd w:val="clear" w:color="auto" w:fill="00FFFF"/>
        </w:rPr>
        <w:t xml:space="preserve">what </w:t>
      </w:r>
      <w:r w:rsidRPr="00377D8C">
        <w:rPr>
          <w:rFonts w:eastAsia="Times New Roman"/>
          <w:b/>
          <w:bCs/>
          <w:sz w:val="24"/>
          <w:szCs w:val="24"/>
          <w:u w:val="single"/>
          <w:shd w:val="clear" w:color="auto" w:fill="00FFFF"/>
        </w:rPr>
        <w:t>sort of skills</w:t>
      </w:r>
      <w:r w:rsidRPr="00377D8C">
        <w:rPr>
          <w:rFonts w:eastAsia="Times New Roman"/>
          <w:sz w:val="24"/>
          <w:szCs w:val="24"/>
          <w:u w:val="single"/>
          <w:shd w:val="clear" w:color="auto" w:fill="00FFFF"/>
        </w:rPr>
        <w:t xml:space="preserve"> are</w:t>
      </w:r>
      <w:r w:rsidRPr="00377D8C">
        <w:rPr>
          <w:rFonts w:eastAsia="Times New Roman"/>
          <w:sz w:val="24"/>
          <w:szCs w:val="24"/>
          <w:u w:val="single"/>
        </w:rPr>
        <w:t xml:space="preserve"> </w:t>
      </w:r>
      <w:proofErr w:type="gramStart"/>
      <w:r w:rsidRPr="00377D8C">
        <w:rPr>
          <w:rFonts w:eastAsia="Times New Roman"/>
          <w:sz w:val="24"/>
          <w:szCs w:val="24"/>
          <w:u w:val="single"/>
        </w:rPr>
        <w:t xml:space="preserve">actually </w:t>
      </w:r>
      <w:r w:rsidRPr="00377D8C">
        <w:rPr>
          <w:rFonts w:eastAsia="Times New Roman"/>
          <w:sz w:val="24"/>
          <w:szCs w:val="24"/>
          <w:u w:val="single"/>
          <w:shd w:val="clear" w:color="auto" w:fill="00FFFF"/>
        </w:rPr>
        <w:t>conducive</w:t>
      </w:r>
      <w:proofErr w:type="gramEnd"/>
      <w:r w:rsidRPr="00377D8C">
        <w:rPr>
          <w:rFonts w:eastAsia="Times New Roman"/>
          <w:sz w:val="24"/>
          <w:szCs w:val="24"/>
          <w:u w:val="single"/>
          <w:shd w:val="clear" w:color="auto" w:fill="00FFFF"/>
        </w:rPr>
        <w:t xml:space="preserve"> to</w:t>
      </w:r>
      <w:r w:rsidRPr="00377D8C">
        <w:rPr>
          <w:rFonts w:eastAsia="Times New Roman"/>
          <w:sz w:val="24"/>
          <w:szCs w:val="24"/>
          <w:u w:val="single"/>
        </w:rPr>
        <w:t xml:space="preserve"> radical </w:t>
      </w:r>
      <w:r w:rsidRPr="00377D8C">
        <w:rPr>
          <w:rFonts w:eastAsia="Times New Roman"/>
          <w:sz w:val="24"/>
          <w:szCs w:val="24"/>
          <w:u w:val="single"/>
          <w:shd w:val="clear" w:color="auto" w:fill="00FFFF"/>
        </w:rPr>
        <w:t>political action</w:t>
      </w:r>
      <w:r w:rsidRPr="00377D8C">
        <w:rPr>
          <w:rFonts w:eastAsia="Times New Roman"/>
          <w:sz w:val="12"/>
          <w:szCs w:val="14"/>
        </w:rPr>
        <w:t xml:space="preserve">? We might think that we need to engage in the state as activists, but </w:t>
      </w:r>
      <w:r w:rsidRPr="00377D8C">
        <w:rPr>
          <w:rFonts w:eastAsia="Times New Roman"/>
          <w:sz w:val="24"/>
          <w:szCs w:val="24"/>
          <w:u w:val="single"/>
        </w:rPr>
        <w:t>what does state engagement as activists look like</w:t>
      </w:r>
      <w:r w:rsidRPr="00377D8C">
        <w:rPr>
          <w:rFonts w:eastAsia="Times New Roman"/>
          <w:sz w:val="12"/>
          <w:szCs w:val="14"/>
        </w:rPr>
        <w:t xml:space="preserve">? There has been a systematic failure of imagination in terms of thinking through what politics looks like when it is done by marginalized people and in favor of radical causes. My argument is that the idea of </w:t>
      </w:r>
      <w:r w:rsidRPr="00377D8C">
        <w:rPr>
          <w:rFonts w:eastAsia="Times New Roman"/>
          <w:sz w:val="24"/>
          <w:szCs w:val="24"/>
          <w:u w:val="single"/>
          <w:shd w:val="clear" w:color="auto" w:fill="00FFFF"/>
        </w:rPr>
        <w:t xml:space="preserve">fiat is </w:t>
      </w:r>
      <w:r w:rsidRPr="00377D8C">
        <w:rPr>
          <w:rFonts w:eastAsia="Times New Roman"/>
          <w:b/>
          <w:bCs/>
          <w:sz w:val="24"/>
          <w:szCs w:val="24"/>
          <w:u w:val="single"/>
          <w:shd w:val="clear" w:color="auto" w:fill="00FFFF"/>
        </w:rPr>
        <w:t xml:space="preserve">uniquely bad training for </w:t>
      </w:r>
      <w:proofErr w:type="gramStart"/>
      <w:r w:rsidRPr="00377D8C">
        <w:rPr>
          <w:rFonts w:eastAsia="Times New Roman"/>
          <w:b/>
          <w:bCs/>
          <w:sz w:val="24"/>
          <w:szCs w:val="24"/>
          <w:u w:val="single"/>
          <w:shd w:val="clear" w:color="auto" w:fill="00FFFF"/>
        </w:rPr>
        <w:t>activist</w:t>
      </w:r>
      <w:proofErr w:type="gramEnd"/>
      <w:r w:rsidRPr="00377D8C">
        <w:rPr>
          <w:rFonts w:eastAsia="Times New Roman"/>
          <w:sz w:val="24"/>
          <w:szCs w:val="24"/>
          <w:u w:val="single"/>
        </w:rPr>
        <w:t xml:space="preserve">, </w:t>
      </w:r>
      <w:proofErr w:type="gramStart"/>
      <w:r w:rsidRPr="00377D8C">
        <w:rPr>
          <w:rFonts w:eastAsia="Times New Roman"/>
          <w:sz w:val="24"/>
          <w:szCs w:val="24"/>
          <w:u w:val="single"/>
        </w:rPr>
        <w:t>leftist</w:t>
      </w:r>
      <w:proofErr w:type="gramEnd"/>
      <w:r w:rsidRPr="00377D8C">
        <w:rPr>
          <w:rFonts w:eastAsia="Times New Roman"/>
          <w:sz w:val="24"/>
          <w:szCs w:val="24"/>
          <w:u w:val="single"/>
        </w:rPr>
        <w:t>, or radical politics. Fiat fundamentally distorts radical advocacies</w:t>
      </w:r>
      <w:r w:rsidRPr="00377D8C">
        <w:rPr>
          <w:rFonts w:eastAsia="Times New Roman"/>
          <w:sz w:val="12"/>
          <w:szCs w:val="14"/>
        </w:rPr>
        <w:t>.</w:t>
      </w:r>
      <w:r w:rsidRPr="00377D8C">
        <w:rPr>
          <w:rFonts w:eastAsia="Times New Roman"/>
          <w:sz w:val="12"/>
          <w:szCs w:val="24"/>
        </w:rPr>
        <w:t xml:space="preserve"> </w:t>
      </w:r>
      <w:r w:rsidRPr="00377D8C">
        <w:rPr>
          <w:rFonts w:eastAsia="Times New Roman"/>
          <w:sz w:val="12"/>
          <w:szCs w:val="14"/>
        </w:rPr>
        <w:t xml:space="preserve">This article does not argue that we should care about how debate trains us for activism--I take as given that we should be concerned with the sort of education that we are getting and we should tailor our education toward developing students capable of engaging in radical politics. </w:t>
      </w:r>
      <w:r w:rsidRPr="00377D8C">
        <w:rPr>
          <w:rFonts w:eastAsia="Times New Roman"/>
          <w:sz w:val="24"/>
          <w:szCs w:val="24"/>
          <w:u w:val="single"/>
        </w:rPr>
        <w:t>By radical politics, I mean politics that aims to intervene on the status quo predominately by asking for a substantial shift in favor of marginalized positions, people, or perspectives</w:t>
      </w:r>
      <w:r w:rsidRPr="00377D8C">
        <w:rPr>
          <w:rFonts w:eastAsia="Times New Roman"/>
          <w:sz w:val="12"/>
          <w:szCs w:val="14"/>
        </w:rPr>
        <w:t xml:space="preserve">. This is obviously not a formal definition and is not intended to be. I’m aiming to talk about a group of political perspectives with a family resemblance that characterizes them oppositionally to mainstream party politics. </w:t>
      </w:r>
      <w:r w:rsidRPr="00377D8C">
        <w:rPr>
          <w:rFonts w:eastAsia="Times New Roman"/>
          <w:sz w:val="24"/>
          <w:szCs w:val="24"/>
          <w:u w:val="single"/>
        </w:rPr>
        <w:t>This includes both “pragmatic” leftist framing</w:t>
      </w:r>
      <w:r w:rsidRPr="00377D8C">
        <w:rPr>
          <w:rFonts w:eastAsia="Times New Roman"/>
          <w:sz w:val="12"/>
          <w:szCs w:val="14"/>
        </w:rPr>
        <w:t xml:space="preserve"> as well as what is known as “high theory” kritiks. </w:t>
      </w:r>
      <w:r w:rsidRPr="00377D8C">
        <w:rPr>
          <w:rFonts w:eastAsia="Times New Roman"/>
          <w:sz w:val="24"/>
          <w:szCs w:val="24"/>
          <w:u w:val="single"/>
        </w:rPr>
        <w:t>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passage</w:t>
      </w:r>
      <w:r w:rsidRPr="00377D8C">
        <w:rPr>
          <w:rFonts w:eastAsia="Times New Roman"/>
          <w:sz w:val="12"/>
          <w:szCs w:val="24"/>
        </w:rPr>
        <w:t xml:space="preserve"> </w:t>
      </w:r>
      <w:r w:rsidRPr="00377D8C">
        <w:rPr>
          <w:rFonts w:eastAsia="Times New Roman"/>
          <w:sz w:val="12"/>
          <w:szCs w:val="14"/>
        </w:rPr>
        <w:t>Fiat is inextricable from the state</w:t>
      </w:r>
      <w:r w:rsidRPr="00377D8C">
        <w:rPr>
          <w:rFonts w:eastAsia="Times New Roman"/>
          <w:sz w:val="12"/>
          <w:szCs w:val="24"/>
        </w:rPr>
        <w:t xml:space="preserve"> </w:t>
      </w:r>
      <w:r w:rsidRPr="00377D8C">
        <w:rPr>
          <w:rFonts w:eastAsia="Times New Roman"/>
          <w:sz w:val="12"/>
          <w:szCs w:val="14"/>
        </w:rPr>
        <w:t xml:space="preserve">Fiat is structured such that the negative debater is unable to question the likelihood of something happening as long as the aff debater defends the normal means of that thing happening. This is a way of thinking that only makes sense if the only thing we </w:t>
      </w:r>
      <w:proofErr w:type="gramStart"/>
      <w:r w:rsidRPr="00377D8C">
        <w:rPr>
          <w:rFonts w:eastAsia="Times New Roman"/>
          <w:sz w:val="12"/>
          <w:szCs w:val="14"/>
        </w:rPr>
        <w:t>are able to</w:t>
      </w:r>
      <w:proofErr w:type="gramEnd"/>
      <w:r w:rsidRPr="00377D8C">
        <w:rPr>
          <w:rFonts w:eastAsia="Times New Roman"/>
          <w:sz w:val="12"/>
          <w:szCs w:val="14"/>
        </w:rPr>
        <w:t xml:space="preserve"> fiat is state legislative action. For all other forms of political action, there is no real way to separate normal means, passage of the “policy,” and effects of the “policy.” </w:t>
      </w:r>
      <w:r w:rsidRPr="00377D8C">
        <w:rPr>
          <w:rFonts w:eastAsia="Times New Roman"/>
          <w:sz w:val="24"/>
          <w:szCs w:val="24"/>
          <w:u w:val="single"/>
        </w:rPr>
        <w:t>The ideal of state politics is such that we imagine congress passes a bill and does so in a way that the content of the bill is separable from the wheeling and dealing that allowed for it to be created. This is problematic as an assumption on its face— implementation through the rest of the government is undeniably affected by the way the bill was argued and</w:t>
      </w:r>
      <w:r w:rsidRPr="00377D8C">
        <w:rPr>
          <w:rFonts w:eastAsia="Times New Roman"/>
          <w:sz w:val="12"/>
          <w:szCs w:val="14"/>
        </w:rPr>
        <w:t xml:space="preserve">, indeed, </w:t>
      </w:r>
      <w:r w:rsidRPr="00377D8C">
        <w:rPr>
          <w:rFonts w:eastAsia="Times New Roman"/>
          <w:sz w:val="24"/>
          <w:szCs w:val="24"/>
          <w:u w:val="single"/>
        </w:rPr>
        <w:t>the judicial branch often considers congressional intent when evaluating a bill</w:t>
      </w:r>
      <w:r w:rsidRPr="00377D8C">
        <w:rPr>
          <w:rFonts w:eastAsia="Times New Roman"/>
          <w:sz w:val="12"/>
          <w:szCs w:val="14"/>
        </w:rPr>
        <w:t xml:space="preserve">. Additionally, </w:t>
      </w:r>
      <w:r w:rsidRPr="00377D8C">
        <w:rPr>
          <w:rFonts w:eastAsia="Times New Roman"/>
          <w:sz w:val="24"/>
          <w:szCs w:val="24"/>
          <w:u w:val="single"/>
        </w:rPr>
        <w:t xml:space="preserve">bills passed through congress typically are too vague to </w:t>
      </w:r>
      <w:proofErr w:type="gramStart"/>
      <w:r w:rsidRPr="00377D8C">
        <w:rPr>
          <w:rFonts w:eastAsia="Times New Roman"/>
          <w:sz w:val="24"/>
          <w:szCs w:val="24"/>
          <w:u w:val="single"/>
        </w:rPr>
        <w:t>actually implement</w:t>
      </w:r>
      <w:proofErr w:type="gramEnd"/>
      <w:r w:rsidRPr="00377D8C">
        <w:rPr>
          <w:rFonts w:eastAsia="Times New Roman"/>
          <w:sz w:val="24"/>
          <w:szCs w:val="24"/>
          <w:u w:val="single"/>
        </w:rPr>
        <w:t xml:space="preserve"> on their own and need a significant amount of bureaucratic interpretation and adjustment through the executive branch </w:t>
      </w:r>
      <w:proofErr w:type="gramStart"/>
      <w:r w:rsidRPr="00377D8C">
        <w:rPr>
          <w:rFonts w:eastAsia="Times New Roman"/>
          <w:sz w:val="24"/>
          <w:szCs w:val="24"/>
          <w:u w:val="single"/>
        </w:rPr>
        <w:t>in order to</w:t>
      </w:r>
      <w:proofErr w:type="gramEnd"/>
      <w:r w:rsidRPr="00377D8C">
        <w:rPr>
          <w:rFonts w:eastAsia="Times New Roman"/>
          <w:sz w:val="24"/>
          <w:szCs w:val="24"/>
          <w:u w:val="single"/>
        </w:rPr>
        <w:t xml:space="preserve"> be implemented</w:t>
      </w:r>
      <w:r w:rsidRPr="00377D8C">
        <w:rPr>
          <w:rFonts w:eastAsia="Times New Roman"/>
          <w:sz w:val="12"/>
          <w:szCs w:val="14"/>
        </w:rPr>
        <w:t>.</w:t>
      </w:r>
      <w:r w:rsidRPr="00377D8C">
        <w:rPr>
          <w:rFonts w:eastAsia="Times New Roman"/>
          <w:sz w:val="12"/>
          <w:szCs w:val="24"/>
        </w:rPr>
        <w:t xml:space="preserve"> </w:t>
      </w:r>
      <w:r w:rsidRPr="00377D8C">
        <w:rPr>
          <w:rFonts w:eastAsia="Times New Roman"/>
          <w:sz w:val="12"/>
          <w:szCs w:val="14"/>
        </w:rPr>
        <w:t xml:space="preserve">But all that aside, there is at least a sensical way of separating the literal bill from the vote that got it passed. If you are not advocating for the state, the separation between a policy and </w:t>
      </w:r>
      <w:proofErr w:type="gramStart"/>
      <w:r w:rsidRPr="00377D8C">
        <w:rPr>
          <w:rFonts w:eastAsia="Times New Roman"/>
          <w:sz w:val="12"/>
          <w:szCs w:val="14"/>
        </w:rPr>
        <w:t>the means by which</w:t>
      </w:r>
      <w:proofErr w:type="gramEnd"/>
      <w:r w:rsidRPr="00377D8C">
        <w:rPr>
          <w:rFonts w:eastAsia="Times New Roman"/>
          <w:sz w:val="12"/>
          <w:szCs w:val="14"/>
        </w:rPr>
        <w:t xml:space="preserve"> it is passed necessitated by fiat is impossible. What policy was passed by the feminist movement? The movement was the advocacy and the actions taken by the feminist movement was the advocacy. The “solvency” of collective action cannot be separated from the things that are done in the collective action. This is true for all non-state actors who don’t have a formal parliamentary procedure. A community creating institutions for itself typically doesn’t have strict bylaws which outline what normal means for change would be. </w:t>
      </w:r>
      <w:r w:rsidRPr="00377D8C">
        <w:rPr>
          <w:rFonts w:eastAsia="Times New Roman"/>
          <w:sz w:val="24"/>
          <w:szCs w:val="24"/>
          <w:u w:val="single"/>
        </w:rPr>
        <w:t>This puts the kritikal debater in an impossible dilemma when they are asked to fiat or implement some sort of policy</w:t>
      </w:r>
      <w:r w:rsidRPr="00377D8C">
        <w:rPr>
          <w:rFonts w:eastAsia="Times New Roman"/>
          <w:sz w:val="12"/>
          <w:szCs w:val="14"/>
        </w:rPr>
        <w:t xml:space="preserve">. People who run these types of implementation arguments should stop pretending that the kritik they are arguing against would be possible at all, in any meaningful way, if it were to fiat. </w:t>
      </w:r>
      <w:r w:rsidRPr="00377D8C">
        <w:rPr>
          <w:sz w:val="12"/>
        </w:rPr>
        <w:t xml:space="preserve">There is no fair version of the kritik that is at all meaningfully </w:t>
      </w:r>
      <w:proofErr w:type="gramStart"/>
      <w:r w:rsidRPr="00377D8C">
        <w:rPr>
          <w:sz w:val="12"/>
        </w:rPr>
        <w:t>similar to</w:t>
      </w:r>
      <w:proofErr w:type="gramEnd"/>
      <w:r w:rsidRPr="00377D8C">
        <w:rPr>
          <w:sz w:val="12"/>
        </w:rPr>
        <w:t xml:space="preserve"> the kritik and there is no topical version of critical affs. The way we construct implementation and fiat in debate can only be </w:t>
      </w:r>
      <w:proofErr w:type="gramStart"/>
      <w:r w:rsidRPr="00377D8C">
        <w:rPr>
          <w:sz w:val="12"/>
        </w:rPr>
        <w:t>thought</w:t>
      </w:r>
      <w:proofErr w:type="gramEnd"/>
      <w:r w:rsidRPr="00377D8C">
        <w:rPr>
          <w:sz w:val="12"/>
        </w:rPr>
        <w:t xml:space="preserve"> as a state action. Insisting on fiat in all cases functionally means that we cannot run arguments about politics outside the state without radically distorting the nature of that politics. Many debaters assume that the only “practical” or “pragmatic” politics occur through the state. However, this is not the case. Things like the feminist </w:t>
      </w:r>
      <w:proofErr w:type="gramStart"/>
      <w:r w:rsidRPr="00377D8C">
        <w:rPr>
          <w:sz w:val="12"/>
        </w:rPr>
        <w:t>movements</w:t>
      </w:r>
      <w:proofErr w:type="gramEnd"/>
      <w:r w:rsidRPr="00377D8C">
        <w:rPr>
          <w:sz w:val="12"/>
        </w:rPr>
        <w:t xml:space="preserve"> intervention on norms of sexual harassment are examples of politics outside the state. Collapsing the recent backlash to sexual harrasment precipitated by Harvey Weinstein and others to possible state action ignores that the state could not possibly intervene in an adequate way to change those norms. The norms about sexual behavior in the workplace must change, but they can only reasonably change through politics engaged outside the state. Thinking of it in terms of state politics conceals the necessity of non-state politics.  This is uniquely bad because the reality of the situation is that the percentage of debaters who will have a chance to be internal to the state is minuscule, but all debaters could plausibly engage in non-state movement politics. All the evidence that people read in favor of fiat and state-based implementation makes education </w:t>
      </w:r>
      <w:proofErr w:type="gramStart"/>
      <w:r w:rsidRPr="00377D8C">
        <w:rPr>
          <w:sz w:val="12"/>
        </w:rPr>
        <w:t>claims</w:t>
      </w:r>
      <w:proofErr w:type="gramEnd"/>
      <w:r w:rsidRPr="00377D8C">
        <w:rPr>
          <w:sz w:val="12"/>
        </w:rPr>
        <w:t xml:space="preserve"> that assume the necessary training one needs to engage in politics involves thinking about the</w:t>
      </w:r>
      <w:r w:rsidRPr="00377D8C">
        <w:rPr>
          <w:rFonts w:eastAsia="Times New Roman"/>
          <w:sz w:val="12"/>
          <w:szCs w:val="14"/>
        </w:rPr>
        <w:t xml:space="preserve"> state, but fiat is not the tool to do that. </w:t>
      </w:r>
      <w:r w:rsidRPr="00377D8C">
        <w:rPr>
          <w:rFonts w:eastAsia="Times New Roman"/>
          <w:sz w:val="24"/>
          <w:szCs w:val="24"/>
          <w:u w:val="single"/>
          <w:shd w:val="clear" w:color="auto" w:fill="00FFFF"/>
        </w:rPr>
        <w:t>Fiat doesn’t ask us to</w:t>
      </w:r>
      <w:r w:rsidRPr="00377D8C">
        <w:rPr>
          <w:rFonts w:eastAsia="Times New Roman"/>
          <w:sz w:val="24"/>
          <w:szCs w:val="24"/>
          <w:u w:val="single"/>
        </w:rPr>
        <w:t xml:space="preserve"> think about how to </w:t>
      </w:r>
      <w:r w:rsidRPr="00377D8C">
        <w:rPr>
          <w:rFonts w:eastAsia="Times New Roman"/>
          <w:sz w:val="24"/>
          <w:szCs w:val="24"/>
          <w:u w:val="single"/>
          <w:shd w:val="clear" w:color="auto" w:fill="00FFFF"/>
        </w:rPr>
        <w:t>engage</w:t>
      </w:r>
      <w:r w:rsidRPr="00377D8C">
        <w:rPr>
          <w:rFonts w:eastAsia="Times New Roman"/>
          <w:sz w:val="24"/>
          <w:szCs w:val="24"/>
          <w:u w:val="single"/>
        </w:rPr>
        <w:t xml:space="preserve"> in </w:t>
      </w:r>
      <w:r w:rsidRPr="00377D8C">
        <w:rPr>
          <w:rFonts w:eastAsia="Times New Roman"/>
          <w:sz w:val="24"/>
          <w:szCs w:val="24"/>
          <w:u w:val="single"/>
          <w:shd w:val="clear" w:color="auto" w:fill="00FFFF"/>
        </w:rPr>
        <w:t xml:space="preserve">politics as </w:t>
      </w:r>
      <w:r w:rsidRPr="00377D8C">
        <w:rPr>
          <w:rFonts w:eastAsia="Times New Roman"/>
          <w:b/>
          <w:bCs/>
          <w:sz w:val="24"/>
          <w:szCs w:val="24"/>
          <w:u w:val="single"/>
          <w:shd w:val="clear" w:color="auto" w:fill="00FFFF"/>
        </w:rPr>
        <w:t>citizens who live under a state</w:t>
      </w:r>
      <w:r w:rsidRPr="00377D8C">
        <w:rPr>
          <w:rFonts w:eastAsia="Times New Roman"/>
          <w:sz w:val="24"/>
          <w:szCs w:val="24"/>
          <w:u w:val="single"/>
          <w:shd w:val="clear" w:color="auto" w:fill="00FFFF"/>
        </w:rPr>
        <w:t>, it asks us to pretend</w:t>
      </w:r>
      <w:r w:rsidRPr="00377D8C">
        <w:rPr>
          <w:rFonts w:eastAsia="Times New Roman"/>
          <w:sz w:val="24"/>
          <w:szCs w:val="24"/>
          <w:u w:val="single"/>
        </w:rPr>
        <w:t xml:space="preserve"> that </w:t>
      </w:r>
      <w:r w:rsidRPr="00377D8C">
        <w:rPr>
          <w:rFonts w:eastAsia="Times New Roman"/>
          <w:b/>
          <w:bCs/>
          <w:sz w:val="24"/>
          <w:szCs w:val="24"/>
          <w:u w:val="single"/>
          <w:shd w:val="clear" w:color="auto" w:fill="00FFFF"/>
        </w:rPr>
        <w:t>we are the state</w:t>
      </w:r>
      <w:r w:rsidRPr="00377D8C">
        <w:rPr>
          <w:rFonts w:eastAsia="Times New Roman"/>
          <w:sz w:val="12"/>
          <w:szCs w:val="14"/>
        </w:rPr>
        <w:t xml:space="preserve">. In a real way, </w:t>
      </w:r>
      <w:r w:rsidRPr="00377D8C">
        <w:rPr>
          <w:rFonts w:eastAsia="Times New Roman"/>
          <w:sz w:val="24"/>
          <w:szCs w:val="24"/>
          <w:u w:val="single"/>
        </w:rPr>
        <w:t xml:space="preserve">it is also inadequate as a way of roleplaying a </w:t>
      </w:r>
      <w:proofErr w:type="gramStart"/>
      <w:r w:rsidRPr="00377D8C">
        <w:rPr>
          <w:rFonts w:eastAsia="Times New Roman"/>
          <w:sz w:val="24"/>
          <w:szCs w:val="24"/>
          <w:u w:val="single"/>
        </w:rPr>
        <w:t>policy-maker</w:t>
      </w:r>
      <w:proofErr w:type="gramEnd"/>
      <w:r w:rsidRPr="00377D8C">
        <w:rPr>
          <w:rFonts w:eastAsia="Times New Roman"/>
          <w:sz w:val="24"/>
          <w:szCs w:val="24"/>
          <w:u w:val="single"/>
        </w:rPr>
        <w:t xml:space="preserve">, because </w:t>
      </w:r>
      <w:r w:rsidRPr="00377D8C">
        <w:rPr>
          <w:rFonts w:eastAsia="Times New Roman"/>
          <w:sz w:val="24"/>
          <w:szCs w:val="24"/>
          <w:u w:val="single"/>
          <w:shd w:val="clear" w:color="auto" w:fill="00FFFF"/>
        </w:rPr>
        <w:t>the reality of politics</w:t>
      </w:r>
      <w:r w:rsidRPr="00377D8C">
        <w:rPr>
          <w:rFonts w:eastAsia="Times New Roman"/>
          <w:sz w:val="24"/>
          <w:szCs w:val="24"/>
          <w:u w:val="single"/>
        </w:rPr>
        <w:t xml:space="preserve"> as a legislature </w:t>
      </w:r>
      <w:r w:rsidRPr="00377D8C">
        <w:rPr>
          <w:rFonts w:eastAsia="Times New Roman"/>
          <w:sz w:val="24"/>
          <w:szCs w:val="24"/>
          <w:u w:val="single"/>
          <w:shd w:val="clear" w:color="auto" w:fill="00FFFF"/>
        </w:rPr>
        <w:t xml:space="preserve">is </w:t>
      </w:r>
      <w:r w:rsidRPr="00377D8C">
        <w:rPr>
          <w:rFonts w:eastAsia="Times New Roman"/>
          <w:b/>
          <w:bCs/>
          <w:sz w:val="24"/>
          <w:szCs w:val="24"/>
          <w:u w:val="single"/>
          <w:shd w:val="clear" w:color="auto" w:fill="00FFFF"/>
        </w:rPr>
        <w:t>significantly more complicated</w:t>
      </w:r>
      <w:r w:rsidRPr="00377D8C">
        <w:rPr>
          <w:rFonts w:eastAsia="Times New Roman"/>
          <w:sz w:val="24"/>
          <w:szCs w:val="24"/>
          <w:u w:val="single"/>
          <w:shd w:val="clear" w:color="auto" w:fill="00FFFF"/>
        </w:rPr>
        <w:t xml:space="preserve"> than</w:t>
      </w:r>
      <w:r w:rsidRPr="00377D8C">
        <w:rPr>
          <w:rFonts w:eastAsia="Times New Roman"/>
          <w:sz w:val="24"/>
          <w:szCs w:val="24"/>
          <w:u w:val="single"/>
        </w:rPr>
        <w:t xml:space="preserve"> being able to wave a magic wand and implement whatever policy is wanted. </w:t>
      </w:r>
      <w:r w:rsidRPr="00377D8C">
        <w:rPr>
          <w:rFonts w:eastAsia="Times New Roman"/>
          <w:sz w:val="24"/>
          <w:szCs w:val="24"/>
          <w:u w:val="single"/>
          <w:shd w:val="clear" w:color="auto" w:fill="00FFFF"/>
        </w:rPr>
        <w:t>Fiat</w:t>
      </w:r>
      <w:r w:rsidRPr="00377D8C">
        <w:rPr>
          <w:rFonts w:eastAsia="Times New Roman"/>
          <w:sz w:val="24"/>
          <w:szCs w:val="24"/>
          <w:u w:val="single"/>
        </w:rPr>
        <w:t xml:space="preserve"> is a construction where we don’t even </w:t>
      </w:r>
      <w:proofErr w:type="gramStart"/>
      <w:r w:rsidRPr="00377D8C">
        <w:rPr>
          <w:rFonts w:eastAsia="Times New Roman"/>
          <w:sz w:val="24"/>
          <w:szCs w:val="24"/>
          <w:u w:val="single"/>
        </w:rPr>
        <w:t>roleplaying</w:t>
      </w:r>
      <w:proofErr w:type="gramEnd"/>
      <w:r w:rsidRPr="00377D8C">
        <w:rPr>
          <w:rFonts w:eastAsia="Times New Roman"/>
          <w:sz w:val="24"/>
          <w:szCs w:val="24"/>
          <w:u w:val="single"/>
        </w:rPr>
        <w:t xml:space="preserve"> as </w:t>
      </w:r>
      <w:proofErr w:type="gramStart"/>
      <w:r w:rsidRPr="00377D8C">
        <w:rPr>
          <w:rFonts w:eastAsia="Times New Roman"/>
          <w:sz w:val="24"/>
          <w:szCs w:val="24"/>
          <w:u w:val="single"/>
        </w:rPr>
        <w:t>a human</w:t>
      </w:r>
      <w:proofErr w:type="gramEnd"/>
      <w:r w:rsidRPr="00377D8C">
        <w:rPr>
          <w:rFonts w:eastAsia="Times New Roman"/>
          <w:sz w:val="24"/>
          <w:szCs w:val="24"/>
          <w:u w:val="single"/>
        </w:rPr>
        <w:t>, much less as plausibly political actors</w:t>
      </w:r>
      <w:r w:rsidRPr="00377D8C">
        <w:rPr>
          <w:rFonts w:eastAsia="Times New Roman"/>
          <w:sz w:val="12"/>
          <w:szCs w:val="14"/>
        </w:rPr>
        <w:t>.</w:t>
      </w:r>
      <w:r w:rsidRPr="00377D8C">
        <w:rPr>
          <w:rFonts w:eastAsia="Times New Roman"/>
          <w:sz w:val="12"/>
          <w:szCs w:val="24"/>
        </w:rPr>
        <w:t xml:space="preserve"> </w:t>
      </w:r>
      <w:r w:rsidRPr="00377D8C">
        <w:rPr>
          <w:rFonts w:eastAsia="Times New Roman"/>
          <w:sz w:val="12"/>
          <w:szCs w:val="14"/>
        </w:rPr>
        <w:t>Pretending that radical non-status quo politics are something that could be implemented by the state fundamentally distorts how we think about those politics.</w:t>
      </w:r>
      <w:r w:rsidRPr="00377D8C">
        <w:rPr>
          <w:rFonts w:eastAsia="Times New Roman"/>
          <w:sz w:val="12"/>
          <w:szCs w:val="24"/>
        </w:rPr>
        <w:t xml:space="preserve"> </w:t>
      </w:r>
      <w:r w:rsidRPr="00377D8C">
        <w:rPr>
          <w:rFonts w:eastAsia="Times New Roman"/>
          <w:sz w:val="12"/>
          <w:szCs w:val="14"/>
        </w:rPr>
        <w:t xml:space="preserve">One popular option to deal with the above dilemma is to import radical politics into the state and imagine policies that would result from </w:t>
      </w:r>
      <w:proofErr w:type="gramStart"/>
      <w:r w:rsidRPr="00377D8C">
        <w:rPr>
          <w:rFonts w:eastAsia="Times New Roman"/>
          <w:sz w:val="12"/>
          <w:szCs w:val="14"/>
        </w:rPr>
        <w:t>particular radical</w:t>
      </w:r>
      <w:proofErr w:type="gramEnd"/>
      <w:r w:rsidRPr="00377D8C">
        <w:rPr>
          <w:rFonts w:eastAsia="Times New Roman"/>
          <w:sz w:val="12"/>
          <w:szCs w:val="14"/>
        </w:rPr>
        <w:t xml:space="preserve"> political ideologies. This is what happens when someone advocates, for instance, that the USFG gives back the land to indigenous people as a fiated affirmative plan. There is a range of ways this is executed. </w:t>
      </w:r>
      <w:proofErr w:type="gramStart"/>
      <w:r w:rsidRPr="00377D8C">
        <w:rPr>
          <w:rFonts w:eastAsia="Times New Roman"/>
          <w:sz w:val="12"/>
          <w:szCs w:val="14"/>
        </w:rPr>
        <w:t>On</w:t>
      </w:r>
      <w:proofErr w:type="gramEnd"/>
      <w:r w:rsidRPr="00377D8C">
        <w:rPr>
          <w:rFonts w:eastAsia="Times New Roman"/>
          <w:sz w:val="12"/>
          <w:szCs w:val="14"/>
        </w:rPr>
        <w:t xml:space="preserve">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w:t>
      </w:r>
      <w:r w:rsidRPr="00377D8C">
        <w:rPr>
          <w:rFonts w:eastAsia="Times New Roman"/>
          <w:sz w:val="12"/>
          <w:szCs w:val="24"/>
        </w:rPr>
        <w:t xml:space="preserve"> </w:t>
      </w:r>
      <w:r w:rsidRPr="00377D8C">
        <w:rPr>
          <w:rFonts w:eastAsia="Times New Roman"/>
          <w:sz w:val="12"/>
          <w:szCs w:val="14"/>
        </w:rPr>
        <w:t xml:space="preserve">The reality is that while radical and leftist politics </w:t>
      </w:r>
      <w:proofErr w:type="gramStart"/>
      <w:r w:rsidRPr="00377D8C">
        <w:rPr>
          <w:rFonts w:eastAsia="Times New Roman"/>
          <w:sz w:val="12"/>
          <w:szCs w:val="14"/>
        </w:rPr>
        <w:t>occasional</w:t>
      </w:r>
      <w:proofErr w:type="gramEnd"/>
      <w:r w:rsidRPr="00377D8C">
        <w:rPr>
          <w:rFonts w:eastAsia="Times New Roman"/>
          <w:sz w:val="12"/>
          <w:szCs w:val="14"/>
        </w:rPr>
        <w:t xml:space="preserve"> results in policy action, conceiving of it in terms of policy action distorts the nature of that politics. If one were to set about with the goal of combating anti-blackness, as history has demonstrated, the first step cannot be to try to be a policy maker. A politician with a radical advocacy cannot get elected until that advocacy has enough support that people will vote for her. For instance, a politician who ran on dismantling the United States or erasing all distinctions between animals and people to solve anthro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w:t>
      </w:r>
      <w:proofErr w:type="gramStart"/>
      <w:r w:rsidRPr="00377D8C">
        <w:rPr>
          <w:rFonts w:eastAsia="Times New Roman"/>
          <w:sz w:val="12"/>
          <w:szCs w:val="14"/>
        </w:rPr>
        <w:t>have to</w:t>
      </w:r>
      <w:proofErr w:type="gramEnd"/>
      <w:r w:rsidRPr="00377D8C">
        <w:rPr>
          <w:rFonts w:eastAsia="Times New Roman"/>
          <w:sz w:val="12"/>
          <w:szCs w:val="14"/>
        </w:rPr>
        <w:t xml:space="preserve"> change their mind. If you were to seriously consider how to implement a strategy of radical politics, it would make no sense to have the first step be electoral. None of the major social movements were driven by policy action— policies are driven by social movements. Fiating radical politics hides </w:t>
      </w:r>
      <w:proofErr w:type="gramStart"/>
      <w:r w:rsidRPr="00377D8C">
        <w:rPr>
          <w:rFonts w:eastAsia="Times New Roman"/>
          <w:sz w:val="12"/>
          <w:szCs w:val="14"/>
        </w:rPr>
        <w:t>the radical</w:t>
      </w:r>
      <w:proofErr w:type="gramEnd"/>
      <w:r w:rsidRPr="00377D8C">
        <w:rPr>
          <w:rFonts w:eastAsia="Times New Roman"/>
          <w:sz w:val="12"/>
          <w:szCs w:val="14"/>
        </w:rPr>
        <w:t xml:space="preserve"> politics entirely.</w:t>
      </w:r>
      <w:r w:rsidRPr="00377D8C">
        <w:rPr>
          <w:rFonts w:eastAsia="Times New Roman"/>
          <w:sz w:val="12"/>
          <w:szCs w:val="24"/>
        </w:rPr>
        <w:t xml:space="preserve"> </w:t>
      </w:r>
      <w:r w:rsidRPr="00377D8C">
        <w:rPr>
          <w:rFonts w:eastAsia="Times New Roman"/>
          <w:sz w:val="24"/>
          <w:szCs w:val="24"/>
          <w:u w:val="single"/>
        </w:rPr>
        <w:t>Focusing on policy actions</w:t>
      </w:r>
      <w:r w:rsidRPr="00377D8C">
        <w:rPr>
          <w:rFonts w:eastAsia="Times New Roman"/>
          <w:sz w:val="12"/>
          <w:szCs w:val="14"/>
        </w:rPr>
        <w:t xml:space="preserve">, in this context, </w:t>
      </w:r>
      <w:r w:rsidRPr="00377D8C">
        <w:rPr>
          <w:rFonts w:eastAsia="Times New Roman"/>
          <w:sz w:val="24"/>
          <w:szCs w:val="24"/>
          <w:u w:val="single"/>
        </w:rPr>
        <w:t xml:space="preserve">actively distorts how we should consider radical politics. Even if it were the case that </w:t>
      </w:r>
      <w:r w:rsidRPr="00377D8C">
        <w:rPr>
          <w:sz w:val="12"/>
        </w:rPr>
        <w:t>we would eventually need policy actions to finally solve issues of marginalization, that does not mean that we should start off with a question of fiat.</w:t>
      </w:r>
      <w:r w:rsidRPr="00377D8C">
        <w:rPr>
          <w:rFonts w:eastAsia="Times New Roman"/>
          <w:sz w:val="24"/>
          <w:szCs w:val="24"/>
          <w:u w:val="single"/>
          <w:shd w:val="clear" w:color="auto" w:fill="00FFFF"/>
        </w:rPr>
        <w:t xml:space="preserve"> Fiat </w:t>
      </w:r>
      <w:r w:rsidRPr="00377D8C">
        <w:rPr>
          <w:rFonts w:eastAsia="Times New Roman"/>
          <w:b/>
          <w:bCs/>
          <w:sz w:val="24"/>
          <w:szCs w:val="24"/>
          <w:u w:val="single"/>
          <w:shd w:val="clear" w:color="auto" w:fill="00FFFF"/>
        </w:rPr>
        <w:t xml:space="preserve">erases </w:t>
      </w:r>
      <w:r w:rsidRPr="00377D8C">
        <w:rPr>
          <w:sz w:val="12"/>
        </w:rPr>
        <w:t>the</w:t>
      </w:r>
      <w:r w:rsidRPr="00377D8C">
        <w:rPr>
          <w:rFonts w:eastAsia="Times New Roman"/>
          <w:b/>
          <w:bCs/>
          <w:sz w:val="24"/>
          <w:szCs w:val="24"/>
          <w:u w:val="single"/>
          <w:shd w:val="clear" w:color="auto" w:fill="00FFFF"/>
        </w:rPr>
        <w:t xml:space="preserve"> work </w:t>
      </w:r>
      <w:r w:rsidRPr="00377D8C">
        <w:rPr>
          <w:sz w:val="12"/>
        </w:rPr>
        <w:t xml:space="preserve">necessary to </w:t>
      </w:r>
      <w:proofErr w:type="gramStart"/>
      <w:r w:rsidRPr="00377D8C">
        <w:rPr>
          <w:sz w:val="12"/>
        </w:rPr>
        <w:t>allow for</w:t>
      </w:r>
      <w:proofErr w:type="gramEnd"/>
      <w:r w:rsidRPr="00377D8C">
        <w:rPr>
          <w:sz w:val="12"/>
        </w:rPr>
        <w:t xml:space="preserve"> policy changes. It does not help us think about the movements we will have to create and the ways we will have to persuade. This means that claims about the necessity of state action are besides the point-- state action is only caused by a lot of non-state action that we </w:t>
      </w:r>
      <w:proofErr w:type="gramStart"/>
      <w:r w:rsidRPr="00377D8C">
        <w:rPr>
          <w:sz w:val="12"/>
        </w:rPr>
        <w:t>have to</w:t>
      </w:r>
      <w:proofErr w:type="gramEnd"/>
      <w:r w:rsidRPr="00377D8C">
        <w:rPr>
          <w:sz w:val="12"/>
        </w:rPr>
        <w:t xml:space="preserve"> think about first and that fiat erases. The conceptual work</w:t>
      </w:r>
      <w:r w:rsidRPr="00377D8C">
        <w:rPr>
          <w:rFonts w:eastAsia="Times New Roman"/>
          <w:sz w:val="24"/>
          <w:szCs w:val="24"/>
          <w:u w:val="single"/>
        </w:rPr>
        <w:t xml:space="preserve"> that </w:t>
      </w:r>
      <w:r w:rsidRPr="00377D8C">
        <w:rPr>
          <w:rFonts w:eastAsia="Times New Roman"/>
          <w:sz w:val="24"/>
          <w:szCs w:val="24"/>
          <w:u w:val="single"/>
          <w:shd w:val="clear" w:color="auto" w:fill="00FFFF"/>
        </w:rPr>
        <w:t>debaters</w:t>
      </w:r>
      <w:r w:rsidRPr="00377D8C">
        <w:rPr>
          <w:rFonts w:eastAsia="Times New Roman"/>
          <w:sz w:val="24"/>
          <w:szCs w:val="24"/>
          <w:u w:val="single"/>
        </w:rPr>
        <w:t xml:space="preserve"> often want to </w:t>
      </w:r>
      <w:r w:rsidRPr="00377D8C">
        <w:rPr>
          <w:rFonts w:eastAsia="Times New Roman"/>
          <w:b/>
          <w:bCs/>
          <w:sz w:val="24"/>
          <w:szCs w:val="24"/>
          <w:u w:val="single"/>
          <w:shd w:val="clear" w:color="auto" w:fill="00FFFF"/>
        </w:rPr>
        <w:t>exclude by</w:t>
      </w:r>
      <w:r w:rsidRPr="00377D8C">
        <w:rPr>
          <w:rFonts w:eastAsia="Times New Roman"/>
          <w:b/>
          <w:bCs/>
          <w:sz w:val="24"/>
          <w:szCs w:val="24"/>
          <w:u w:val="single"/>
        </w:rPr>
        <w:t xml:space="preserve"> insisting </w:t>
      </w:r>
      <w:proofErr w:type="gramStart"/>
      <w:r w:rsidRPr="00377D8C">
        <w:rPr>
          <w:rFonts w:eastAsia="Times New Roman"/>
          <w:b/>
          <w:bCs/>
          <w:sz w:val="24"/>
          <w:szCs w:val="24"/>
          <w:u w:val="single"/>
        </w:rPr>
        <w:t>of</w:t>
      </w:r>
      <w:proofErr w:type="gramEnd"/>
      <w:r w:rsidRPr="00377D8C">
        <w:rPr>
          <w:rFonts w:eastAsia="Times New Roman"/>
          <w:b/>
          <w:bCs/>
          <w:sz w:val="24"/>
          <w:szCs w:val="24"/>
          <w:u w:val="single"/>
        </w:rPr>
        <w:t xml:space="preserve"> </w:t>
      </w:r>
      <w:r w:rsidRPr="00377D8C">
        <w:rPr>
          <w:rFonts w:eastAsia="Times New Roman"/>
          <w:b/>
          <w:bCs/>
          <w:sz w:val="24"/>
          <w:szCs w:val="24"/>
          <w:u w:val="single"/>
          <w:shd w:val="clear" w:color="auto" w:fill="00FFFF"/>
        </w:rPr>
        <w:t>fiat</w:t>
      </w:r>
      <w:r w:rsidRPr="00377D8C">
        <w:rPr>
          <w:rFonts w:eastAsia="Times New Roman"/>
          <w:b/>
          <w:bCs/>
          <w:sz w:val="24"/>
          <w:szCs w:val="24"/>
          <w:u w:val="single"/>
        </w:rPr>
        <w:t>ing policy</w:t>
      </w:r>
      <w:r w:rsidRPr="00377D8C">
        <w:rPr>
          <w:rFonts w:eastAsia="Times New Roman"/>
          <w:sz w:val="12"/>
          <w:szCs w:val="24"/>
        </w:rPr>
        <w:t xml:space="preserve"> </w:t>
      </w:r>
      <w:r w:rsidRPr="00377D8C">
        <w:rPr>
          <w:rFonts w:eastAsia="Times New Roman"/>
          <w:sz w:val="24"/>
          <w:szCs w:val="24"/>
          <w:u w:val="single"/>
          <w:shd w:val="clear" w:color="auto" w:fill="00FFFF"/>
        </w:rPr>
        <w:t xml:space="preserve">is </w:t>
      </w:r>
      <w:r w:rsidRPr="00377D8C">
        <w:rPr>
          <w:rFonts w:eastAsia="Times New Roman"/>
          <w:b/>
          <w:bCs/>
          <w:sz w:val="24"/>
          <w:szCs w:val="24"/>
          <w:u w:val="single"/>
          <w:shd w:val="clear" w:color="auto" w:fill="00FFFF"/>
        </w:rPr>
        <w:t>exactly</w:t>
      </w:r>
      <w:r w:rsidRPr="00377D8C">
        <w:rPr>
          <w:rFonts w:eastAsia="Times New Roman"/>
          <w:sz w:val="24"/>
          <w:szCs w:val="24"/>
          <w:u w:val="single"/>
          <w:shd w:val="clear" w:color="auto" w:fill="00FFFF"/>
        </w:rPr>
        <w:t xml:space="preserve"> the</w:t>
      </w:r>
      <w:r w:rsidRPr="00377D8C">
        <w:rPr>
          <w:rFonts w:eastAsia="Times New Roman"/>
          <w:sz w:val="24"/>
          <w:szCs w:val="24"/>
          <w:u w:val="single"/>
        </w:rPr>
        <w:t xml:space="preserve"> type of </w:t>
      </w:r>
      <w:r w:rsidRPr="00377D8C">
        <w:rPr>
          <w:rFonts w:eastAsia="Times New Roman"/>
          <w:sz w:val="24"/>
          <w:szCs w:val="24"/>
          <w:u w:val="single"/>
          <w:shd w:val="clear" w:color="auto" w:fill="00FFFF"/>
        </w:rPr>
        <w:t>thing</w:t>
      </w:r>
      <w:r w:rsidRPr="00377D8C">
        <w:rPr>
          <w:rFonts w:eastAsia="Times New Roman"/>
          <w:sz w:val="24"/>
          <w:szCs w:val="24"/>
          <w:u w:val="single"/>
        </w:rPr>
        <w:t xml:space="preserve"> that </w:t>
      </w:r>
      <w:r w:rsidRPr="00377D8C">
        <w:rPr>
          <w:rFonts w:eastAsia="Times New Roman"/>
          <w:sz w:val="24"/>
          <w:szCs w:val="24"/>
          <w:u w:val="single"/>
          <w:shd w:val="clear" w:color="auto" w:fill="00FFFF"/>
        </w:rPr>
        <w:t>radical politics does</w:t>
      </w:r>
      <w:r w:rsidRPr="00377D8C">
        <w:rPr>
          <w:rFonts w:eastAsia="Times New Roman"/>
          <w:sz w:val="24"/>
          <w:szCs w:val="24"/>
          <w:u w:val="single"/>
        </w:rPr>
        <w:t>. Radical politics needs to persuade and imagine new possibilities, first and foremost</w:t>
      </w:r>
      <w:r w:rsidRPr="00377D8C">
        <w:rPr>
          <w:rFonts w:eastAsia="Times New Roman"/>
          <w:sz w:val="12"/>
          <w:szCs w:val="14"/>
        </w:rPr>
        <w:t>.</w:t>
      </w:r>
      <w:r w:rsidRPr="00377D8C">
        <w:rPr>
          <w:rFonts w:eastAsia="Times New Roman"/>
          <w:sz w:val="12"/>
          <w:szCs w:val="24"/>
        </w:rPr>
        <w:t xml:space="preserve"> </w:t>
      </w:r>
      <w:r w:rsidRPr="00377D8C">
        <w:rPr>
          <w:rFonts w:eastAsia="Times New Roman"/>
          <w:sz w:val="24"/>
          <w:szCs w:val="24"/>
          <w:u w:val="single"/>
        </w:rPr>
        <w:t>Fiating away the process of change by which radical politics would be implemented makes irrational critical parts of radical politics in the real world</w:t>
      </w:r>
      <w:r w:rsidRPr="00377D8C">
        <w:rPr>
          <w:rFonts w:eastAsia="Times New Roman"/>
          <w:sz w:val="12"/>
          <w:szCs w:val="14"/>
        </w:rPr>
        <w:t xml:space="preserve">. A good example is the alternate social institutions implemented by Black nationalist organizations like the Black Panther Party. If we don’t have to consider the process of change, the benefit of having alternate institutions becomes significantly less. The types of benefit are different, as well. In a world of fiat, the only benefit of creating an institution outside of the state would be incidental to the immediate effects of the institution. Why develop free breakfast outside the school system when we </w:t>
      </w:r>
      <w:r w:rsidRPr="00377D8C">
        <w:rPr>
          <w:sz w:val="12"/>
        </w:rPr>
        <w:t xml:space="preserve">could just </w:t>
      </w:r>
      <w:proofErr w:type="gramStart"/>
      <w:r w:rsidRPr="00377D8C">
        <w:rPr>
          <w:sz w:val="12"/>
        </w:rPr>
        <w:t>fiat</w:t>
      </w:r>
      <w:proofErr w:type="gramEnd"/>
      <w:r w:rsidRPr="00377D8C">
        <w:rPr>
          <w:sz w:val="12"/>
        </w:rPr>
        <w:t xml:space="preserve"> free breakfast inside of it? The fact that it would not be possible in the immediate future to implement </w:t>
      </w:r>
      <w:proofErr w:type="gramStart"/>
      <w:r w:rsidRPr="00377D8C">
        <w:rPr>
          <w:sz w:val="12"/>
        </w:rPr>
        <w:t>the breakfast</w:t>
      </w:r>
      <w:proofErr w:type="gramEnd"/>
      <w:r w:rsidRPr="00377D8C">
        <w:rPr>
          <w:sz w:val="12"/>
        </w:rPr>
        <w:t xml:space="preserve"> in the school system or the state and </w:t>
      </w:r>
      <w:proofErr w:type="gramStart"/>
      <w:r w:rsidRPr="00377D8C">
        <w:rPr>
          <w:sz w:val="12"/>
        </w:rPr>
        <w:t>people</w:t>
      </w:r>
      <w:proofErr w:type="gramEnd"/>
      <w:r w:rsidRPr="00377D8C">
        <w:rPr>
          <w:sz w:val="12"/>
        </w:rPr>
        <w:t xml:space="preserve"> need breakfast (or other help) right now should be relevant to the consideration of what political strategy to use. Fiat is a crutch that prevents us from seeing ways we can intervene in our communities to create good things, right now, without relying on the vast institution of the state. Fiat trains debaters to think like legislators, not like organizers, but the only way to have substantial change from the status quo is to organize. The available set of options in legislative space can change, but it can only change from the outside. Using fiat erases this and is fundamentally incompatible with what it would take to organize. There is an inherent conservatism in the insistence on fiat, in that fiat is only comprehensible with extremely incrementalist politics. The type of policies that </w:t>
      </w:r>
      <w:proofErr w:type="gramStart"/>
      <w:r w:rsidRPr="00377D8C">
        <w:rPr>
          <w:sz w:val="12"/>
        </w:rPr>
        <w:t>are able to</w:t>
      </w:r>
      <w:proofErr w:type="gramEnd"/>
      <w:r w:rsidRPr="00377D8C">
        <w:rPr>
          <w:sz w:val="12"/>
        </w:rPr>
        <w:t xml:space="preserve"> be enacted by people already in positions of power are always going to be close to the policies that are already in place. Not debating about the means through which policies get enacted means that we can never explore changes that involve changing the means of policy </w:t>
      </w:r>
      <w:proofErr w:type="gramStart"/>
      <w:r w:rsidRPr="00377D8C">
        <w:rPr>
          <w:sz w:val="12"/>
        </w:rPr>
        <w:t>enactment.The</w:t>
      </w:r>
      <w:proofErr w:type="gramEnd"/>
      <w:r w:rsidRPr="00377D8C">
        <w:rPr>
          <w:sz w:val="12"/>
        </w:rPr>
        <w:t xml:space="preserve"> reality is, however, that there are occasionally radical changes in public life. These changes are never in a meaningful </w:t>
      </w:r>
      <w:proofErr w:type="gramStart"/>
      <w:r w:rsidRPr="00377D8C">
        <w:rPr>
          <w:sz w:val="12"/>
        </w:rPr>
        <w:t>way</w:t>
      </w:r>
      <w:proofErr w:type="gramEnd"/>
      <w:r w:rsidRPr="00377D8C">
        <w:rPr>
          <w:sz w:val="12"/>
        </w:rPr>
        <w:t xml:space="preserve"> first caused by the passage of the policy and always rely on a process of social change that came before. Fiat assumes we already know the realm of the possible and erases any</w:t>
      </w:r>
      <w:r w:rsidRPr="00377D8C">
        <w:rPr>
          <w:rFonts w:eastAsia="Times New Roman"/>
          <w:sz w:val="12"/>
          <w:szCs w:val="14"/>
        </w:rPr>
        <w:t xml:space="preserve"> potential of thinking about changing it.</w:t>
      </w:r>
      <w:r w:rsidRPr="00377D8C">
        <w:rPr>
          <w:rFonts w:eastAsia="Times New Roman"/>
          <w:sz w:val="12"/>
          <w:szCs w:val="24"/>
        </w:rPr>
        <w:t xml:space="preserve"> </w:t>
      </w:r>
      <w:r w:rsidRPr="00377D8C">
        <w:rPr>
          <w:rFonts w:eastAsia="Times New Roman"/>
          <w:sz w:val="12"/>
          <w:szCs w:val="14"/>
        </w:rPr>
        <w:t xml:space="preserve">This means that </w:t>
      </w:r>
      <w:r w:rsidRPr="00377D8C">
        <w:rPr>
          <w:rFonts w:eastAsia="Times New Roman"/>
          <w:sz w:val="24"/>
          <w:szCs w:val="24"/>
          <w:u w:val="single"/>
        </w:rPr>
        <w:t>arguments focusing on the fact that the state can be useful in radical politics misunderstand the issue. Even if the state is a useful part of political change at some point in the process, it certainly isn’t the initial step</w:t>
      </w:r>
      <w:r w:rsidRPr="00377D8C">
        <w:rPr>
          <w:rFonts w:eastAsia="Times New Roman"/>
          <w:sz w:val="12"/>
          <w:szCs w:val="14"/>
        </w:rPr>
        <w:t xml:space="preserve">. And even if we need to think about politics while acknowledging that the state is a real force (ie “use the state as a heuristic”), we must do so by imagining what our movements look like in the world as it is. That is, </w:t>
      </w:r>
      <w:r w:rsidRPr="00377D8C">
        <w:rPr>
          <w:rFonts w:eastAsia="Times New Roman"/>
          <w:sz w:val="24"/>
          <w:szCs w:val="24"/>
          <w:u w:val="single"/>
        </w:rPr>
        <w:t xml:space="preserve">we should not ignore that the state exists, but </w:t>
      </w:r>
      <w:proofErr w:type="gramStart"/>
      <w:r w:rsidRPr="00377D8C">
        <w:rPr>
          <w:rFonts w:eastAsia="Times New Roman"/>
          <w:sz w:val="24"/>
          <w:szCs w:val="24"/>
          <w:u w:val="single"/>
        </w:rPr>
        <w:t>it’s</w:t>
      </w:r>
      <w:proofErr w:type="gramEnd"/>
      <w:r w:rsidRPr="00377D8C">
        <w:rPr>
          <w:rFonts w:eastAsia="Times New Roman"/>
          <w:sz w:val="24"/>
          <w:szCs w:val="24"/>
          <w:u w:val="single"/>
        </w:rPr>
        <w:t xml:space="preserve"> existence doesn’t mean that we should fiat a policy action in the state as a way of implementing a radical policy solution</w:t>
      </w:r>
      <w:r w:rsidRPr="00377D8C">
        <w:rPr>
          <w:rFonts w:eastAsia="Times New Roman"/>
          <w:sz w:val="12"/>
          <w:szCs w:val="14"/>
        </w:rPr>
        <w:t xml:space="preserve">. It would be enough to take seriously the state as an obstacle for non-state politics, while still advocating for non-state politics. And, moreover, the idea of using the state as a tool for change ignores the reality of what social change takes. This means </w:t>
      </w:r>
      <w:r w:rsidRPr="00377D8C">
        <w:rPr>
          <w:rFonts w:eastAsia="Times New Roman"/>
          <w:sz w:val="24"/>
          <w:szCs w:val="24"/>
          <w:u w:val="single"/>
          <w:shd w:val="clear" w:color="auto" w:fill="00FFFF"/>
        </w:rPr>
        <w:t>fiat</w:t>
      </w:r>
      <w:r w:rsidRPr="00377D8C">
        <w:rPr>
          <w:rFonts w:eastAsia="Times New Roman"/>
          <w:sz w:val="24"/>
          <w:szCs w:val="24"/>
          <w:u w:val="single"/>
        </w:rPr>
        <w:t>ing</w:t>
      </w:r>
      <w:r w:rsidRPr="00377D8C">
        <w:rPr>
          <w:rFonts w:eastAsia="Times New Roman"/>
          <w:sz w:val="12"/>
          <w:szCs w:val="14"/>
        </w:rPr>
        <w:t xml:space="preserve"> with radical </w:t>
      </w:r>
      <w:r w:rsidRPr="00377D8C">
        <w:rPr>
          <w:rFonts w:eastAsia="Times New Roman"/>
          <w:sz w:val="24"/>
          <w:szCs w:val="24"/>
          <w:u w:val="single"/>
        </w:rPr>
        <w:t xml:space="preserve">politics is not only misleading, </w:t>
      </w:r>
      <w:proofErr w:type="gramStart"/>
      <w:r w:rsidRPr="00377D8C">
        <w:rPr>
          <w:rFonts w:eastAsia="Times New Roman"/>
          <w:sz w:val="24"/>
          <w:szCs w:val="24"/>
          <w:u w:val="single"/>
        </w:rPr>
        <w:t xml:space="preserve">it </w:t>
      </w:r>
      <w:r w:rsidRPr="00377D8C">
        <w:rPr>
          <w:rFonts w:eastAsia="Times New Roman"/>
          <w:b/>
          <w:bCs/>
          <w:sz w:val="24"/>
          <w:szCs w:val="24"/>
          <w:u w:val="single"/>
          <w:shd w:val="clear" w:color="auto" w:fill="00FFFF"/>
        </w:rPr>
        <w:t>actively</w:t>
      </w:r>
      <w:proofErr w:type="gramEnd"/>
      <w:r w:rsidRPr="00377D8C">
        <w:rPr>
          <w:rFonts w:eastAsia="Times New Roman"/>
          <w:b/>
          <w:bCs/>
          <w:sz w:val="24"/>
          <w:szCs w:val="24"/>
          <w:u w:val="single"/>
          <w:shd w:val="clear" w:color="auto" w:fill="00FFFF"/>
        </w:rPr>
        <w:t xml:space="preserve"> teaches wrong things</w:t>
      </w:r>
      <w:r w:rsidRPr="00377D8C">
        <w:rPr>
          <w:rFonts w:eastAsia="Times New Roman"/>
          <w:sz w:val="24"/>
          <w:szCs w:val="24"/>
          <w:u w:val="single"/>
          <w:shd w:val="clear" w:color="auto" w:fill="00FFFF"/>
        </w:rPr>
        <w:t xml:space="preserve"> about</w:t>
      </w:r>
      <w:r w:rsidRPr="00377D8C">
        <w:rPr>
          <w:rFonts w:eastAsia="Times New Roman"/>
          <w:sz w:val="24"/>
          <w:szCs w:val="24"/>
          <w:u w:val="single"/>
        </w:rPr>
        <w:t xml:space="preserve"> what </w:t>
      </w:r>
      <w:r w:rsidRPr="00377D8C">
        <w:rPr>
          <w:rFonts w:eastAsia="Times New Roman"/>
          <w:sz w:val="24"/>
          <w:szCs w:val="24"/>
          <w:u w:val="single"/>
          <w:shd w:val="clear" w:color="auto" w:fill="00FFFF"/>
        </w:rPr>
        <w:t>radical politics</w:t>
      </w:r>
      <w:r w:rsidRPr="00377D8C">
        <w:rPr>
          <w:rFonts w:eastAsia="Times New Roman"/>
          <w:sz w:val="24"/>
          <w:szCs w:val="24"/>
          <w:u w:val="single"/>
        </w:rPr>
        <w:t xml:space="preserve"> looks like</w:t>
      </w:r>
      <w:r w:rsidRPr="00377D8C">
        <w:rPr>
          <w:rFonts w:eastAsia="Times New Roman"/>
          <w:sz w:val="12"/>
          <w:szCs w:val="14"/>
        </w:rPr>
        <w:t xml:space="preserve">. The type of education it provides is counterproductive if we </w:t>
      </w:r>
      <w:proofErr w:type="gramStart"/>
      <w:r w:rsidRPr="00377D8C">
        <w:rPr>
          <w:rFonts w:eastAsia="Times New Roman"/>
          <w:sz w:val="12"/>
          <w:szCs w:val="14"/>
        </w:rPr>
        <w:t>actually want</w:t>
      </w:r>
      <w:proofErr w:type="gramEnd"/>
      <w:r w:rsidRPr="00377D8C">
        <w:rPr>
          <w:rFonts w:eastAsia="Times New Roman"/>
          <w:sz w:val="12"/>
          <w:szCs w:val="14"/>
        </w:rPr>
        <w:t xml:space="preserve"> our debates to help further a political project.</w:t>
      </w:r>
      <w:r w:rsidRPr="00377D8C">
        <w:rPr>
          <w:rFonts w:eastAsia="Times New Roman"/>
          <w:sz w:val="12"/>
          <w:szCs w:val="24"/>
        </w:rPr>
        <w:t xml:space="preserve"> </w:t>
      </w:r>
      <w:r w:rsidRPr="00377D8C">
        <w:rPr>
          <w:rFonts w:eastAsia="Times New Roman"/>
          <w:sz w:val="12"/>
          <w:szCs w:val="14"/>
        </w:rPr>
        <w:t>The insistence of understanding implementation as the “first step” of a political project is incompatible with allowing for marginalized voices and the complex reality of politics.</w:t>
      </w:r>
      <w:r w:rsidRPr="00377D8C">
        <w:rPr>
          <w:rFonts w:eastAsia="Times New Roman"/>
          <w:sz w:val="12"/>
          <w:szCs w:val="24"/>
        </w:rPr>
        <w:t xml:space="preserve"> </w:t>
      </w:r>
      <w:r w:rsidRPr="00377D8C">
        <w:rPr>
          <w:rFonts w:eastAsia="Times New Roman"/>
          <w:sz w:val="12"/>
          <w:szCs w:val="14"/>
        </w:rPr>
        <w:t xml:space="preserve">One thing someone could think is that we need to imagine fiating a policy option as a first step in a political project, because we need to imagine what the goal of the political project should look like. Fiat, as a form of ideal theory, helps us determine the possibilities of political action. However, this as </w:t>
      </w:r>
      <w:proofErr w:type="gramStart"/>
      <w:r w:rsidRPr="00377D8C">
        <w:rPr>
          <w:rFonts w:eastAsia="Times New Roman"/>
          <w:sz w:val="12"/>
          <w:szCs w:val="14"/>
        </w:rPr>
        <w:t>a framing</w:t>
      </w:r>
      <w:proofErr w:type="gramEnd"/>
      <w:r w:rsidRPr="00377D8C">
        <w:rPr>
          <w:rFonts w:eastAsia="Times New Roman"/>
          <w:sz w:val="12"/>
          <w:szCs w:val="14"/>
        </w:rPr>
        <w:t xml:space="preserve"> necessarily means that we would be determining the political goals of radical politics without considering the process through which those goals are created over the course of the development of a movement.  That is, the discussion of the effects of a policy as the first step in thinking about politics abstracts away from the reality of differential epistemic access to the world. When a debater offers her policy action, she is not doing so in conversation with all the relevant communities that could be affected by that policy. She is not participating in a conversation--she is stopping the conversation and asserting that a policy “would be best” in the abstract. Different perspectives can give guidance on how we ought to understand what a desirable policy action would be. What this means is that the purpose of radical political action should always develop in a fluid way, through the actual practice of political change and from within the movement itself. We don’t need to decide at the beginning what we ought to do in an absolute sense and the attempt to do so forecloses conversation. Objectives in social movements are determined in a more fluid way than a formal policy white paper. We determine our objectives in the process of conversation.</w:t>
      </w:r>
      <w:r w:rsidRPr="00377D8C">
        <w:rPr>
          <w:rFonts w:eastAsia="Times New Roman"/>
          <w:sz w:val="12"/>
          <w:szCs w:val="24"/>
        </w:rPr>
        <w:t xml:space="preserve"> </w:t>
      </w:r>
      <w:r w:rsidRPr="00377D8C">
        <w:rPr>
          <w:rFonts w:eastAsia="Times New Roman"/>
          <w:sz w:val="12"/>
          <w:szCs w:val="14"/>
        </w:rPr>
        <w:t xml:space="preserve">This means the model of fiating the final goal of radical politics not only distorts the nature of social movements and collective action, </w:t>
      </w:r>
      <w:proofErr w:type="gramStart"/>
      <w:r w:rsidRPr="00377D8C">
        <w:rPr>
          <w:rFonts w:eastAsia="Times New Roman"/>
          <w:sz w:val="12"/>
          <w:szCs w:val="14"/>
        </w:rPr>
        <w:t>it</w:t>
      </w:r>
      <w:proofErr w:type="gramEnd"/>
      <w:r w:rsidRPr="00377D8C">
        <w:rPr>
          <w:rFonts w:eastAsia="Times New Roman"/>
          <w:sz w:val="12"/>
          <w:szCs w:val="14"/>
        </w:rPr>
        <w:t xml:space="preserve"> assumes a certainty about the objective of politics in a way that prevents the possibility of minoritarian critique.  The process of developing a politics changes the objectives of political movements and to ignore this process forecloses the real radical possibility of diverse collective action. </w:t>
      </w:r>
      <w:r w:rsidRPr="00377D8C">
        <w:rPr>
          <w:rFonts w:eastAsia="Times New Roman"/>
          <w:sz w:val="24"/>
          <w:szCs w:val="24"/>
          <w:u w:val="single"/>
        </w:rPr>
        <w:t xml:space="preserve">The insistence on </w:t>
      </w:r>
      <w:r w:rsidRPr="00377D8C">
        <w:rPr>
          <w:rFonts w:eastAsia="Times New Roman"/>
          <w:sz w:val="24"/>
          <w:szCs w:val="24"/>
          <w:u w:val="single"/>
          <w:shd w:val="clear" w:color="auto" w:fill="00FFFF"/>
        </w:rPr>
        <w:t>fiat</w:t>
      </w:r>
      <w:r w:rsidRPr="00377D8C">
        <w:rPr>
          <w:rFonts w:eastAsia="Times New Roman"/>
          <w:sz w:val="24"/>
          <w:szCs w:val="24"/>
          <w:u w:val="single"/>
        </w:rPr>
        <w:t xml:space="preserve"> in round functions to </w:t>
      </w:r>
      <w:r w:rsidRPr="00377D8C">
        <w:rPr>
          <w:rFonts w:eastAsia="Times New Roman"/>
          <w:b/>
          <w:bCs/>
          <w:sz w:val="24"/>
          <w:szCs w:val="24"/>
          <w:u w:val="single"/>
          <w:shd w:val="clear" w:color="auto" w:fill="00FFFF"/>
        </w:rPr>
        <w:t>erase minority perspectives</w:t>
      </w:r>
      <w:r w:rsidRPr="00377D8C">
        <w:rPr>
          <w:rFonts w:eastAsia="Times New Roman"/>
          <w:sz w:val="24"/>
          <w:szCs w:val="24"/>
          <w:u w:val="single"/>
        </w:rPr>
        <w:t xml:space="preserve"> empirically</w:t>
      </w:r>
      <w:r w:rsidRPr="00377D8C">
        <w:rPr>
          <w:rFonts w:eastAsia="Times New Roman"/>
          <w:sz w:val="12"/>
          <w:szCs w:val="14"/>
        </w:rPr>
        <w:t xml:space="preserve">. If the AC has a radical policy option, </w:t>
      </w:r>
      <w:r w:rsidRPr="00377D8C">
        <w:rPr>
          <w:rFonts w:eastAsia="Times New Roman"/>
          <w:sz w:val="24"/>
          <w:szCs w:val="24"/>
          <w:u w:val="single"/>
        </w:rPr>
        <w:t xml:space="preserve">they will often </w:t>
      </w:r>
      <w:r w:rsidRPr="00377D8C">
        <w:rPr>
          <w:rFonts w:eastAsia="Times New Roman"/>
          <w:sz w:val="24"/>
          <w:szCs w:val="24"/>
          <w:u w:val="single"/>
          <w:shd w:val="clear" w:color="auto" w:fill="00FFFF"/>
        </w:rPr>
        <w:t>use policy making</w:t>
      </w:r>
      <w:r w:rsidRPr="00377D8C">
        <w:rPr>
          <w:rFonts w:eastAsia="Times New Roman"/>
          <w:sz w:val="24"/>
          <w:szCs w:val="24"/>
          <w:u w:val="single"/>
        </w:rPr>
        <w:t xml:space="preserve"> good arguments </w:t>
      </w:r>
      <w:r w:rsidRPr="00377D8C">
        <w:rPr>
          <w:rFonts w:eastAsia="Times New Roman"/>
          <w:sz w:val="24"/>
          <w:szCs w:val="24"/>
          <w:u w:val="single"/>
          <w:shd w:val="clear" w:color="auto" w:fill="00FFFF"/>
        </w:rPr>
        <w:t>to take out</w:t>
      </w:r>
      <w:r w:rsidRPr="00377D8C">
        <w:rPr>
          <w:rFonts w:eastAsia="Times New Roman"/>
          <w:sz w:val="24"/>
          <w:szCs w:val="24"/>
          <w:u w:val="single"/>
        </w:rPr>
        <w:t xml:space="preserve"> various critiques that try to point out how the AC is missing </w:t>
      </w:r>
      <w:r w:rsidRPr="00377D8C">
        <w:rPr>
          <w:rFonts w:eastAsia="Times New Roman"/>
          <w:sz w:val="24"/>
          <w:szCs w:val="24"/>
          <w:u w:val="single"/>
          <w:shd w:val="clear" w:color="auto" w:fill="00FFFF"/>
        </w:rPr>
        <w:t>the perspectives of minority voices</w:t>
      </w:r>
      <w:r w:rsidRPr="00377D8C">
        <w:rPr>
          <w:rFonts w:eastAsia="Times New Roman"/>
          <w:sz w:val="24"/>
          <w:szCs w:val="24"/>
          <w:u w:val="single"/>
        </w:rPr>
        <w:t>. The focus on policy making is used as a weapon to preclude discussion</w:t>
      </w:r>
      <w:r w:rsidRPr="00377D8C">
        <w:rPr>
          <w:rFonts w:eastAsia="Times New Roman"/>
          <w:sz w:val="12"/>
          <w:szCs w:val="14"/>
        </w:rPr>
        <w:t xml:space="preserve">. This not only is a moral harm in itself, </w:t>
      </w:r>
      <w:proofErr w:type="gramStart"/>
      <w:r w:rsidRPr="00377D8C">
        <w:rPr>
          <w:rFonts w:eastAsia="Times New Roman"/>
          <w:sz w:val="12"/>
          <w:szCs w:val="14"/>
        </w:rPr>
        <w:t>it</w:t>
      </w:r>
      <w:proofErr w:type="gramEnd"/>
      <w:r w:rsidRPr="00377D8C">
        <w:rPr>
          <w:rFonts w:eastAsia="Times New Roman"/>
          <w:sz w:val="12"/>
          <w:szCs w:val="14"/>
        </w:rPr>
        <w:t xml:space="preserve"> means that </w:t>
      </w:r>
      <w:r w:rsidRPr="00377D8C">
        <w:rPr>
          <w:rFonts w:eastAsia="Times New Roman"/>
          <w:sz w:val="24"/>
          <w:szCs w:val="24"/>
          <w:u w:val="single"/>
          <w:shd w:val="clear" w:color="auto" w:fill="00FFFF"/>
        </w:rPr>
        <w:t>we</w:t>
      </w:r>
      <w:r w:rsidRPr="00377D8C">
        <w:rPr>
          <w:rFonts w:eastAsia="Times New Roman"/>
          <w:sz w:val="24"/>
          <w:szCs w:val="24"/>
          <w:u w:val="single"/>
        </w:rPr>
        <w:t xml:space="preserve"> will be </w:t>
      </w:r>
      <w:r w:rsidRPr="00377D8C">
        <w:rPr>
          <w:rFonts w:eastAsia="Times New Roman"/>
          <w:sz w:val="24"/>
          <w:szCs w:val="24"/>
          <w:u w:val="single"/>
          <w:shd w:val="clear" w:color="auto" w:fill="00FFFF"/>
        </w:rPr>
        <w:t>engag</w:t>
      </w:r>
      <w:r w:rsidRPr="00377D8C">
        <w:rPr>
          <w:rFonts w:eastAsia="Times New Roman"/>
          <w:sz w:val="24"/>
          <w:szCs w:val="24"/>
          <w:u w:val="single"/>
        </w:rPr>
        <w:t xml:space="preserve">ing </w:t>
      </w:r>
      <w:r w:rsidRPr="00377D8C">
        <w:rPr>
          <w:rFonts w:eastAsia="Times New Roman"/>
          <w:sz w:val="24"/>
          <w:szCs w:val="24"/>
          <w:u w:val="single"/>
          <w:shd w:val="clear" w:color="auto" w:fill="00FFFF"/>
        </w:rPr>
        <w:t xml:space="preserve">in </w:t>
      </w:r>
      <w:r w:rsidRPr="00377D8C">
        <w:rPr>
          <w:rFonts w:eastAsia="Times New Roman"/>
          <w:b/>
          <w:bCs/>
          <w:sz w:val="24"/>
          <w:szCs w:val="24"/>
          <w:u w:val="single"/>
          <w:shd w:val="clear" w:color="auto" w:fill="00FFFF"/>
        </w:rPr>
        <w:t>bad politics</w:t>
      </w:r>
      <w:r w:rsidRPr="00377D8C">
        <w:rPr>
          <w:rFonts w:eastAsia="Times New Roman"/>
          <w:sz w:val="12"/>
          <w:szCs w:val="14"/>
        </w:rPr>
        <w:t xml:space="preserve">. A policy making first framework excludes epistemic contributions from people outside the mainstream, meaning that we will inevitably miss </w:t>
      </w:r>
      <w:proofErr w:type="gramStart"/>
      <w:r w:rsidRPr="00377D8C">
        <w:rPr>
          <w:rFonts w:eastAsia="Times New Roman"/>
          <w:sz w:val="12"/>
          <w:szCs w:val="14"/>
        </w:rPr>
        <w:t>harms</w:t>
      </w:r>
      <w:proofErr w:type="gramEnd"/>
      <w:r w:rsidRPr="00377D8C">
        <w:rPr>
          <w:rFonts w:eastAsia="Times New Roman"/>
          <w:sz w:val="12"/>
          <w:szCs w:val="14"/>
        </w:rPr>
        <w:t xml:space="preserve"> to marginalized populations at the core of our advocacies. The erasure of critique from the outside means we cannot trust that the plan will do what it claims to do without horrible externalities.</w:t>
      </w:r>
      <w:r w:rsidRPr="00377D8C">
        <w:rPr>
          <w:rFonts w:eastAsia="Times New Roman"/>
          <w:sz w:val="12"/>
          <w:szCs w:val="24"/>
        </w:rPr>
        <w:t xml:space="preserve"> </w:t>
      </w:r>
      <w:r w:rsidRPr="00377D8C">
        <w:rPr>
          <w:rFonts w:eastAsia="Times New Roman"/>
          <w:sz w:val="12"/>
          <w:szCs w:val="14"/>
        </w:rPr>
        <w:t xml:space="preserve">Further, </w:t>
      </w:r>
      <w:proofErr w:type="gramStart"/>
      <w:r w:rsidRPr="00377D8C">
        <w:rPr>
          <w:rFonts w:eastAsia="Times New Roman"/>
          <w:sz w:val="12"/>
          <w:szCs w:val="14"/>
        </w:rPr>
        <w:t>advocacies</w:t>
      </w:r>
      <w:proofErr w:type="gramEnd"/>
      <w:r w:rsidRPr="00377D8C">
        <w:rPr>
          <w:rFonts w:eastAsia="Times New Roman"/>
          <w:sz w:val="12"/>
          <w:szCs w:val="14"/>
        </w:rPr>
        <w:t xml:space="preserve"> and alternatives which are centered around processes and conceptual frameworks are significantly more </w:t>
      </w:r>
      <w:proofErr w:type="gramStart"/>
      <w:r w:rsidRPr="00377D8C">
        <w:rPr>
          <w:rFonts w:eastAsia="Times New Roman"/>
          <w:sz w:val="12"/>
          <w:szCs w:val="14"/>
        </w:rPr>
        <w:t>similar to</w:t>
      </w:r>
      <w:proofErr w:type="gramEnd"/>
      <w:r w:rsidRPr="00377D8C">
        <w:rPr>
          <w:rFonts w:eastAsia="Times New Roman"/>
          <w:sz w:val="12"/>
          <w:szCs w:val="14"/>
        </w:rPr>
        <w:t xml:space="preserve"> the nature of </w:t>
      </w:r>
      <w:proofErr w:type="gramStart"/>
      <w:r w:rsidRPr="00377D8C">
        <w:rPr>
          <w:rFonts w:eastAsia="Times New Roman"/>
          <w:sz w:val="12"/>
          <w:szCs w:val="14"/>
        </w:rPr>
        <w:t>goal-setting</w:t>
      </w:r>
      <w:proofErr w:type="gramEnd"/>
      <w:r w:rsidRPr="00377D8C">
        <w:rPr>
          <w:rFonts w:eastAsia="Times New Roman"/>
          <w:sz w:val="12"/>
          <w:szCs w:val="14"/>
        </w:rPr>
        <w:t xml:space="preserve"> in the real world.  Take the example of the anarchist-influenced Food Not Bombs. You may think that this would be a case where it would be easy to graft fiat onto a social movement because they are so strongly associated with a specific </w:t>
      </w:r>
      <w:proofErr w:type="gramStart"/>
      <w:r w:rsidRPr="00377D8C">
        <w:rPr>
          <w:rFonts w:eastAsia="Times New Roman"/>
          <w:sz w:val="12"/>
          <w:szCs w:val="14"/>
        </w:rPr>
        <w:t>action—</w:t>
      </w:r>
      <w:proofErr w:type="gramEnd"/>
      <w:r w:rsidRPr="00377D8C">
        <w:rPr>
          <w:rFonts w:eastAsia="Times New Roman"/>
          <w:sz w:val="12"/>
          <w:szCs w:val="14"/>
        </w:rPr>
        <w:t xml:space="preserve">namely, feeding the homeless. However, in fact, this </w:t>
      </w:r>
      <w:r w:rsidRPr="00377D8C">
        <w:rPr>
          <w:sz w:val="12"/>
        </w:rPr>
        <w:t xml:space="preserve">seemingly straightforward political goal had a variety of complicated trade offs and considerations. Should they prioritize food or the anarchist literature that they tended to pass out with the food? What neighborhoods should they serve with their food? How should they interact with the police and with disruptive people who interrupted their food service? Should they apply for permits for serving food? Should they associate with religious organizations doing similar work? How should white organizers respond to critiques from black participants and black organizers? How should they manage a class disconnect between the people serving food and the people eating it? In debate, we would be significantly more attracted to a fiated specific “policy” of “serving food to the homeless,” abstracting away from all these issues as normal means. People work to be non-committal about the issues above for strategic reasons and they </w:t>
      </w:r>
      <w:proofErr w:type="gramStart"/>
      <w:r w:rsidRPr="00377D8C">
        <w:rPr>
          <w:sz w:val="12"/>
        </w:rPr>
        <w:t>are able to</w:t>
      </w:r>
      <w:proofErr w:type="gramEnd"/>
      <w:r w:rsidRPr="00377D8C">
        <w:rPr>
          <w:sz w:val="12"/>
        </w:rPr>
        <w:t xml:space="preserve"> do so because of fiat. But in many ways, characterizing the political project of Food Not Bombs in concrete terms is less accurate than characterizing it in conceptual terms. The “fiated policy” over-simplifies the reality, which is that they are an organization framed around a conceptual commitment to direct action and serving people outside of the state. Having a commitment to concepts rather than specific policy options is in a real sense more pragmatic than specific policy actions that </w:t>
      </w:r>
      <w:proofErr w:type="gramStart"/>
      <w:r w:rsidRPr="00377D8C">
        <w:rPr>
          <w:sz w:val="12"/>
        </w:rPr>
        <w:t>are able to</w:t>
      </w:r>
      <w:proofErr w:type="gramEnd"/>
      <w:r w:rsidRPr="00377D8C">
        <w:rPr>
          <w:sz w:val="12"/>
        </w:rPr>
        <w:t xml:space="preserve"> be fiated because the concepts allow you to resolve disputes over objectives that inevitably rise in the process of executing a specific action. For instance, if the foundational principle of Food Not Bombs is about spreading consciousness of anarchist principles and the possibilities of outside the state, they shouldn’t refrain from having political material if that</w:t>
      </w:r>
      <w:r w:rsidRPr="00377D8C">
        <w:rPr>
          <w:rFonts w:eastAsia="Times New Roman"/>
          <w:sz w:val="12"/>
          <w:szCs w:val="14"/>
        </w:rPr>
        <w:t xml:space="preserve"> was a condition of getting a permit from the state. The strategic incentives of fiat push debaters away from the crucial questions of specific decisions that activists </w:t>
      </w:r>
      <w:proofErr w:type="gramStart"/>
      <w:r w:rsidRPr="00377D8C">
        <w:rPr>
          <w:rFonts w:eastAsia="Times New Roman"/>
          <w:sz w:val="12"/>
          <w:szCs w:val="14"/>
        </w:rPr>
        <w:t>make,</w:t>
      </w:r>
      <w:proofErr w:type="gramEnd"/>
      <w:r w:rsidRPr="00377D8C">
        <w:rPr>
          <w:rFonts w:eastAsia="Times New Roman"/>
          <w:sz w:val="12"/>
          <w:szCs w:val="14"/>
        </w:rPr>
        <w:t xml:space="preserve"> into vague and idealized conjecture about how the world works.</w:t>
      </w:r>
    </w:p>
    <w:p w14:paraId="4A68C735" w14:textId="77777777" w:rsidR="00A9291C" w:rsidRPr="00A9291C" w:rsidRDefault="00A9291C" w:rsidP="00A9291C"/>
    <w:p w14:paraId="106A9084" w14:textId="77777777" w:rsidR="00C1098C" w:rsidRDefault="00C1098C"/>
    <w:sectPr w:rsidR="00C109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B05ADA"/>
    <w:multiLevelType w:val="hybridMultilevel"/>
    <w:tmpl w:val="DD5CB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AE2FBD"/>
    <w:multiLevelType w:val="hybridMultilevel"/>
    <w:tmpl w:val="72FA7818"/>
    <w:lvl w:ilvl="0" w:tplc="D72C6818">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731388809">
    <w:abstractNumId w:val="15"/>
  </w:num>
  <w:num w:numId="16" w16cid:durableId="12255243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91C"/>
    <w:rsid w:val="009979D7"/>
    <w:rsid w:val="00A9291C"/>
    <w:rsid w:val="00C1098C"/>
    <w:rsid w:val="00ED7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C9BCF"/>
  <w15:chartTrackingRefBased/>
  <w15:docId w15:val="{C7C3980C-1DE2-4FC4-81B9-F89B04644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291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929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929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Tags v 2,Char1,Underlines,Citation,cites Char,n"/>
    <w:basedOn w:val="Normal"/>
    <w:next w:val="Normal"/>
    <w:link w:val="Heading3Char"/>
    <w:uiPriority w:val="2"/>
    <w:qFormat/>
    <w:rsid w:val="00A929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No Spacing1, Ch"/>
    <w:basedOn w:val="Normal"/>
    <w:next w:val="Normal"/>
    <w:link w:val="Heading4Char"/>
    <w:uiPriority w:val="3"/>
    <w:qFormat/>
    <w:rsid w:val="00A9291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9291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92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929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291C"/>
  </w:style>
  <w:style w:type="character" w:customStyle="1" w:styleId="Heading1Char">
    <w:name w:val="Heading 1 Char"/>
    <w:aliases w:val="Pocket Char"/>
    <w:basedOn w:val="DefaultParagraphFont"/>
    <w:link w:val="Heading1"/>
    <w:rsid w:val="00A9291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9291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A9291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A9291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9291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92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91C"/>
    <w:rPr>
      <w:rFonts w:eastAsiaTheme="majorEastAsia" w:cstheme="majorBidi"/>
      <w:color w:val="272727" w:themeColor="text1" w:themeTint="D8"/>
    </w:rPr>
  </w:style>
  <w:style w:type="paragraph" w:styleId="Title">
    <w:name w:val="Title"/>
    <w:basedOn w:val="Normal"/>
    <w:next w:val="Normal"/>
    <w:link w:val="TitleChar"/>
    <w:uiPriority w:val="10"/>
    <w:qFormat/>
    <w:rsid w:val="00A92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91C"/>
    <w:pPr>
      <w:spacing w:before="160"/>
      <w:jc w:val="center"/>
    </w:pPr>
    <w:rPr>
      <w:i/>
      <w:iCs/>
      <w:color w:val="404040" w:themeColor="text1" w:themeTint="BF"/>
    </w:rPr>
  </w:style>
  <w:style w:type="character" w:customStyle="1" w:styleId="QuoteChar">
    <w:name w:val="Quote Char"/>
    <w:basedOn w:val="DefaultParagraphFont"/>
    <w:link w:val="Quote"/>
    <w:uiPriority w:val="29"/>
    <w:rsid w:val="00A9291C"/>
    <w:rPr>
      <w:i/>
      <w:iCs/>
      <w:color w:val="404040" w:themeColor="text1" w:themeTint="BF"/>
    </w:rPr>
  </w:style>
  <w:style w:type="paragraph" w:styleId="ListParagraph">
    <w:name w:val="List Paragraph"/>
    <w:basedOn w:val="Normal"/>
    <w:uiPriority w:val="34"/>
    <w:qFormat/>
    <w:rsid w:val="00A9291C"/>
    <w:pPr>
      <w:ind w:left="720"/>
      <w:contextualSpacing/>
    </w:pPr>
  </w:style>
  <w:style w:type="character" w:styleId="IntenseEmphasis">
    <w:name w:val="Intense Emphasis"/>
    <w:basedOn w:val="DefaultParagraphFont"/>
    <w:uiPriority w:val="21"/>
    <w:qFormat/>
    <w:rsid w:val="00A9291C"/>
    <w:rPr>
      <w:i/>
      <w:iCs/>
      <w:color w:val="0F4761" w:themeColor="accent1" w:themeShade="BF"/>
    </w:rPr>
  </w:style>
  <w:style w:type="paragraph" w:styleId="IntenseQuote">
    <w:name w:val="Intense Quote"/>
    <w:basedOn w:val="Normal"/>
    <w:next w:val="Normal"/>
    <w:link w:val="IntenseQuoteChar"/>
    <w:uiPriority w:val="30"/>
    <w:qFormat/>
    <w:rsid w:val="00A92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91C"/>
    <w:rPr>
      <w:i/>
      <w:iCs/>
      <w:color w:val="0F4761" w:themeColor="accent1" w:themeShade="BF"/>
    </w:rPr>
  </w:style>
  <w:style w:type="character" w:styleId="IntenseReference">
    <w:name w:val="Intense Reference"/>
    <w:basedOn w:val="DefaultParagraphFont"/>
    <w:uiPriority w:val="32"/>
    <w:qFormat/>
    <w:rsid w:val="00A9291C"/>
    <w:rPr>
      <w:b/>
      <w:bCs/>
      <w:smallCaps/>
      <w:color w:val="0F4761" w:themeColor="accent1" w:themeShade="BF"/>
      <w:spacing w:val="5"/>
    </w:rPr>
  </w:style>
  <w:style w:type="numbering" w:customStyle="1" w:styleId="NoList1">
    <w:name w:val="No List1"/>
    <w:next w:val="NoList"/>
    <w:uiPriority w:val="99"/>
    <w:semiHidden/>
    <w:unhideWhenUsed/>
    <w:rsid w:val="00A9291C"/>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A9291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9291C"/>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9291C"/>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A9291C"/>
    <w:rPr>
      <w:b w:val="0"/>
      <w:sz w:val="22"/>
      <w:u w:val="single"/>
    </w:rPr>
  </w:style>
  <w:style w:type="character" w:styleId="Strong">
    <w:name w:val="Strong"/>
    <w:basedOn w:val="DefaultParagraphFont"/>
    <w:uiPriority w:val="22"/>
    <w:qFormat/>
    <w:rsid w:val="00A9291C"/>
    <w:rPr>
      <w:b/>
      <w:bCs/>
    </w:rPr>
  </w:style>
  <w:style w:type="character" w:styleId="BookTitle">
    <w:name w:val="Book Title"/>
    <w:basedOn w:val="DefaultParagraphFont"/>
    <w:uiPriority w:val="33"/>
    <w:qFormat/>
    <w:rsid w:val="00A9291C"/>
    <w:rPr>
      <w:b/>
      <w:bCs/>
      <w:i/>
      <w:iCs/>
      <w:spacing w:val="5"/>
    </w:rPr>
  </w:style>
  <w:style w:type="numbering" w:styleId="111111">
    <w:name w:val="Outline List 2"/>
    <w:basedOn w:val="NoList"/>
    <w:uiPriority w:val="99"/>
    <w:semiHidden/>
    <w:unhideWhenUsed/>
    <w:rsid w:val="00A9291C"/>
  </w:style>
  <w:style w:type="paragraph" w:customStyle="1" w:styleId="Header1">
    <w:name w:val="Header1"/>
    <w:basedOn w:val="Normal"/>
    <w:next w:val="Header"/>
    <w:uiPriority w:val="99"/>
    <w:semiHidden/>
    <w:rsid w:val="00A9291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291C"/>
    <w:rPr>
      <w:rFonts w:ascii="Calibri" w:hAnsi="Calibri" w:cs="Calibri"/>
      <w:kern w:val="0"/>
      <w:sz w:val="22"/>
      <w:szCs w:val="22"/>
      <w14:ligatures w14:val="none"/>
    </w:rPr>
  </w:style>
  <w:style w:type="paragraph" w:customStyle="1" w:styleId="Footer1">
    <w:name w:val="Footer1"/>
    <w:basedOn w:val="Normal"/>
    <w:next w:val="Footer"/>
    <w:uiPriority w:val="99"/>
    <w:semiHidden/>
    <w:rsid w:val="00A9291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291C"/>
    <w:rPr>
      <w:rFonts w:ascii="Calibri" w:hAnsi="Calibri" w:cs="Calibri"/>
      <w:kern w:val="0"/>
      <w:sz w:val="22"/>
      <w:szCs w:val="22"/>
      <w14:ligatures w14:val="none"/>
    </w:rPr>
  </w:style>
  <w:style w:type="paragraph" w:customStyle="1" w:styleId="BodyText1">
    <w:name w:val="Body Text1"/>
    <w:basedOn w:val="Normal"/>
    <w:next w:val="BodyText"/>
    <w:uiPriority w:val="99"/>
    <w:semiHidden/>
    <w:unhideWhenUsed/>
    <w:rsid w:val="00A9291C"/>
    <w:pPr>
      <w:spacing w:after="120"/>
    </w:pPr>
  </w:style>
  <w:style w:type="character" w:customStyle="1" w:styleId="BodyTextChar">
    <w:name w:val="Body Text Char"/>
    <w:basedOn w:val="DefaultParagraphFont"/>
    <w:link w:val="BodyText"/>
    <w:uiPriority w:val="99"/>
    <w:semiHidden/>
    <w:rsid w:val="00A9291C"/>
    <w:rPr>
      <w:rFonts w:ascii="Calibri" w:hAnsi="Calibri" w:cs="Calibri"/>
      <w:kern w:val="0"/>
      <w:sz w:val="22"/>
      <w:szCs w:val="22"/>
      <w14:ligatures w14:val="none"/>
    </w:rPr>
  </w:style>
  <w:style w:type="paragraph" w:customStyle="1" w:styleId="NoSpacing2">
    <w:name w:val="No Spacing2"/>
    <w:next w:val="NoSpacing"/>
    <w:link w:val="NoSpacingChar"/>
    <w:uiPriority w:val="99"/>
    <w:unhideWhenUsed/>
    <w:qFormat/>
    <w:rsid w:val="00A9291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9291C"/>
    <w:rPr>
      <w:rFonts w:ascii="Calibri" w:hAnsi="Calibri" w:cs="Calibri"/>
      <w:kern w:val="0"/>
      <w:sz w:val="22"/>
      <w:szCs w:val="22"/>
      <w14:ligatures w14:val="none"/>
    </w:rPr>
  </w:style>
  <w:style w:type="character" w:customStyle="1" w:styleId="Hyperlink1">
    <w:name w:val="Hyperlink1"/>
    <w:basedOn w:val="DefaultParagraphFont"/>
    <w:uiPriority w:val="99"/>
    <w:unhideWhenUsed/>
    <w:rsid w:val="00A9291C"/>
    <w:rPr>
      <w:color w:val="467886"/>
      <w:u w:val="single"/>
    </w:rPr>
  </w:style>
  <w:style w:type="character" w:styleId="UnresolvedMention">
    <w:name w:val="Unresolved Mention"/>
    <w:basedOn w:val="DefaultParagraphFont"/>
    <w:uiPriority w:val="99"/>
    <w:semiHidden/>
    <w:unhideWhenUsed/>
    <w:rsid w:val="00A9291C"/>
    <w:rPr>
      <w:color w:val="605E5C"/>
      <w:shd w:val="clear" w:color="auto" w:fill="E1DFDD"/>
    </w:rPr>
  </w:style>
  <w:style w:type="paragraph" w:customStyle="1" w:styleId="Undertag">
    <w:name w:val="Undertag"/>
    <w:link w:val="UndertagChar"/>
    <w:autoRedefine/>
    <w:uiPriority w:val="5"/>
    <w:qFormat/>
    <w:rsid w:val="00A9291C"/>
    <w:pPr>
      <w:spacing w:after="0" w:line="259" w:lineRule="auto"/>
    </w:pPr>
    <w:rPr>
      <w:rFonts w:ascii="Times New Roman" w:eastAsia="Times New Roman" w:hAnsi="Times New Roman" w:cs="Times New Roman"/>
      <w:i/>
      <w:iCs/>
      <w:color w:val="275317"/>
      <w:kern w:val="0"/>
      <w:szCs w:val="22"/>
      <w14:ligatures w14:val="none"/>
    </w:rPr>
  </w:style>
  <w:style w:type="character" w:customStyle="1" w:styleId="UndertagChar">
    <w:name w:val="Undertag Char"/>
    <w:basedOn w:val="DefaultParagraphFont"/>
    <w:link w:val="Undertag"/>
    <w:uiPriority w:val="5"/>
    <w:rsid w:val="00A9291C"/>
    <w:rPr>
      <w:rFonts w:ascii="Times New Roman" w:eastAsia="Times New Roman" w:hAnsi="Times New Roman" w:cs="Times New Roman"/>
      <w:i/>
      <w:iCs/>
      <w:color w:val="275317"/>
      <w:kern w:val="0"/>
      <w:szCs w:val="22"/>
      <w14:ligatures w14:val="none"/>
    </w:rPr>
  </w:style>
  <w:style w:type="paragraph" w:customStyle="1" w:styleId="Analytic">
    <w:name w:val="Analytic"/>
    <w:basedOn w:val="Heading4"/>
    <w:link w:val="AnalyticChar"/>
    <w:autoRedefine/>
    <w:uiPriority w:val="5"/>
    <w:qFormat/>
    <w:rsid w:val="00A9291C"/>
    <w:rPr>
      <w:b w:val="0"/>
      <w:i/>
      <w:color w:val="0A2F41"/>
    </w:rPr>
  </w:style>
  <w:style w:type="character" w:customStyle="1" w:styleId="AnalyticChar">
    <w:name w:val="Analytic Char"/>
    <w:basedOn w:val="DefaultParagraphFont"/>
    <w:link w:val="Analytic"/>
    <w:uiPriority w:val="5"/>
    <w:rsid w:val="00A9291C"/>
    <w:rPr>
      <w:rFonts w:ascii="Calibri" w:eastAsiaTheme="majorEastAsia" w:hAnsi="Calibri" w:cstheme="majorBidi"/>
      <w:b/>
      <w:iCs/>
      <w:color w:val="0A2F41"/>
      <w:kern w:val="0"/>
      <w:sz w:val="26"/>
      <w:szCs w:val="22"/>
      <w14:ligatures w14:val="none"/>
    </w:rPr>
  </w:style>
  <w:style w:type="paragraph" w:customStyle="1" w:styleId="Emphasis1">
    <w:name w:val="Emphasis1"/>
    <w:basedOn w:val="Normal"/>
    <w:link w:val="Emphasis"/>
    <w:uiPriority w:val="8"/>
    <w:qFormat/>
    <w:rsid w:val="00A9291C"/>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14:ligatures w14:val="standardContextual"/>
    </w:rPr>
  </w:style>
  <w:style w:type="paragraph" w:customStyle="1" w:styleId="textbold">
    <w:name w:val="text bold"/>
    <w:basedOn w:val="Normal"/>
    <w:uiPriority w:val="8"/>
    <w:qFormat/>
    <w:rsid w:val="00A9291C"/>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styleId="Header">
    <w:name w:val="header"/>
    <w:basedOn w:val="Normal"/>
    <w:link w:val="HeaderChar"/>
    <w:uiPriority w:val="99"/>
    <w:semiHidden/>
    <w:rsid w:val="00A9291C"/>
    <w:pPr>
      <w:tabs>
        <w:tab w:val="center" w:pos="4680"/>
        <w:tab w:val="right" w:pos="9360"/>
      </w:tabs>
      <w:spacing w:after="0" w:line="240" w:lineRule="auto"/>
    </w:pPr>
  </w:style>
  <w:style w:type="character" w:customStyle="1" w:styleId="HeaderChar1">
    <w:name w:val="Header Char1"/>
    <w:basedOn w:val="DefaultParagraphFont"/>
    <w:uiPriority w:val="99"/>
    <w:semiHidden/>
    <w:rsid w:val="00A9291C"/>
  </w:style>
  <w:style w:type="paragraph" w:styleId="Footer">
    <w:name w:val="footer"/>
    <w:basedOn w:val="Normal"/>
    <w:link w:val="FooterChar"/>
    <w:uiPriority w:val="99"/>
    <w:semiHidden/>
    <w:rsid w:val="00A9291C"/>
    <w:pPr>
      <w:tabs>
        <w:tab w:val="center" w:pos="4680"/>
        <w:tab w:val="right" w:pos="9360"/>
      </w:tabs>
      <w:spacing w:after="0" w:line="240" w:lineRule="auto"/>
    </w:pPr>
  </w:style>
  <w:style w:type="character" w:customStyle="1" w:styleId="FooterChar1">
    <w:name w:val="Footer Char1"/>
    <w:basedOn w:val="DefaultParagraphFont"/>
    <w:uiPriority w:val="99"/>
    <w:semiHidden/>
    <w:rsid w:val="00A9291C"/>
  </w:style>
  <w:style w:type="paragraph" w:styleId="BodyText">
    <w:name w:val="Body Text"/>
    <w:basedOn w:val="Normal"/>
    <w:link w:val="BodyTextChar"/>
    <w:uiPriority w:val="99"/>
    <w:semiHidden/>
    <w:unhideWhenUsed/>
    <w:rsid w:val="00A9291C"/>
    <w:pPr>
      <w:spacing w:after="120"/>
    </w:pPr>
  </w:style>
  <w:style w:type="character" w:customStyle="1" w:styleId="BodyTextChar1">
    <w:name w:val="Body Text Char1"/>
    <w:basedOn w:val="DefaultParagraphFont"/>
    <w:uiPriority w:val="99"/>
    <w:semiHidden/>
    <w:rsid w:val="00A9291C"/>
  </w:style>
  <w:style w:type="paragraph" w:styleId="NoSpacing">
    <w:name w:val="No Spacing"/>
    <w:link w:val="NoSpacingChar"/>
    <w:uiPriority w:val="99"/>
    <w:unhideWhenUsed/>
    <w:qFormat/>
    <w:rsid w:val="00A9291C"/>
    <w:pPr>
      <w:spacing w:after="0" w:line="240" w:lineRule="auto"/>
    </w:pPr>
    <w:rPr>
      <w:rFonts w:ascii="Calibri" w:hAnsi="Calibri" w:cs="Calibri"/>
      <w:kern w:val="0"/>
      <w:sz w:val="22"/>
      <w:szCs w:val="22"/>
      <w14:ligatures w14:val="none"/>
    </w:rPr>
  </w:style>
  <w:style w:type="character" w:styleId="Hyperlink">
    <w:name w:val="Hyperlink"/>
    <w:basedOn w:val="DefaultParagraphFont"/>
    <w:uiPriority w:val="99"/>
    <w:unhideWhenUsed/>
    <w:rsid w:val="00A9291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ch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23761</Words>
  <Characters>135444</Characters>
  <Application>Microsoft Office Word</Application>
  <DocSecurity>0</DocSecurity>
  <Lines>1128</Lines>
  <Paragraphs>317</Paragraphs>
  <ScaleCrop>false</ScaleCrop>
  <Company/>
  <LinksUpToDate>false</LinksUpToDate>
  <CharactersWithSpaces>158888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Long</dc:creator>
  <cp:keywords/>
  <dc:description/>
  <cp:lastModifiedBy>Chris Long</cp:lastModifiedBy>
  <cp:revision>1</cp:revision>
  <dcterms:created xsi:type="dcterms:W3CDTF">2025-12-13T15:34:00Z</dcterms:created>
  <dcterms:modified xsi:type="dcterms:W3CDTF">2025-12-13T15:37:00Z</dcterms:modified>
</cp:coreProperties>
</file>